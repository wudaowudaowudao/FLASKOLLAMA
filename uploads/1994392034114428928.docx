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A7BB" w14:textId="77777777" w:rsidR="00A3184A" w:rsidRDefault="0011405D">
      <w:pPr>
        <w:pStyle w:val="afff3"/>
        <w:rPr>
          <w:rFonts w:hint="eastAsia"/>
        </w:rPr>
        <w:sectPr w:rsidR="00A3184A">
          <w:headerReference w:type="even" r:id="rId7"/>
          <w:headerReference w:type="default" r:id="rId8"/>
          <w:footerReference w:type="even" r:id="rId9"/>
          <w:footerReference w:type="default" r:id="rId10"/>
          <w:headerReference w:type="first" r:id="rId11"/>
          <w:pgSz w:w="11907" w:h="16839"/>
          <w:pgMar w:top="567" w:right="851" w:bottom="1361" w:left="1418" w:header="0" w:footer="0" w:gutter="0"/>
          <w:pgNumType w:start="1"/>
          <w:cols w:space="425"/>
          <w:titlePg/>
          <w:docGrid w:type="lines" w:linePitch="312"/>
        </w:sectPr>
      </w:pPr>
      <w:bookmarkStart w:id="0" w:name="SectionMark0"/>
      <w:r>
        <w:rPr>
          <w:noProof/>
        </w:rPr>
        <w:pict w14:anchorId="467261DB">
          <v:line id="_x0000_s2059" style="position:absolute;left:0;text-align:left;z-index:9" from="-10.5pt,702pt" to="471.5pt,702pt" strokecolor="none" strokeweight="1pt"/>
        </w:pict>
      </w:r>
      <w:r w:rsidR="00A3184A">
        <w:rPr>
          <w:noProof/>
        </w:rPr>
        <w:pict w14:anchorId="2D20EB2C">
          <v:line id="_x0000_s2058" style="position:absolute;left:0;text-align:left;z-index:8" from="0,179pt" to="482pt,179pt" strokecolor="none" strokeweight="1pt"/>
        </w:pict>
      </w:r>
      <w:r w:rsidR="00A3184A">
        <w:rPr>
          <w:noProof/>
        </w:rPr>
        <w:pict w14:anchorId="62EABDF1">
          <v:shapetype id="_x0000_t202" coordsize="21600,21600" o:spt="202" path="m,l,21600r21600,l21600,xe">
            <v:stroke joinstyle="miter"/>
            <v:path gradientshapeok="t" o:connecttype="rect"/>
          </v:shapetype>
          <v:shape id="fmFrame7" o:spid="_x0000_s2057" type="#_x0000_t202" style="position:absolute;left:0;text-align:left;margin-left:-5.25pt;margin-top:709.8pt;width:481.9pt;height:41.2pt;z-index:7;mso-position-horizontal-relative:margin;mso-position-vertical-relative:margin" stroked="f">
            <v:textbox style="mso-next-textbox:#fmFrame7" inset="0,0,0,0">
              <w:txbxContent>
                <w:p w14:paraId="4E011DE2" w14:textId="77777777" w:rsidR="007F6B12" w:rsidRDefault="007F6B12" w:rsidP="00CC772E">
                  <w:pPr>
                    <w:pStyle w:val="afffd"/>
                  </w:pPr>
                  <w:proofErr w:type="gramStart"/>
                  <w:r>
                    <w:rPr>
                      <w:rFonts w:ascii="隶书" w:eastAsia="隶书" w:hint="eastAsia"/>
                      <w:sz w:val="52"/>
                      <w:szCs w:val="52"/>
                    </w:rPr>
                    <w:t>中国南车股份有限公司</w:t>
                  </w:r>
                  <w:proofErr w:type="gramEnd"/>
                  <w:r>
                    <w:rPr>
                      <w:rFonts w:ascii="隶书" w:eastAsia="隶书" w:hint="eastAsia"/>
                      <w:sz w:val="52"/>
                      <w:szCs w:val="52"/>
                    </w:rPr>
                    <w:t xml:space="preserve"> </w:t>
                  </w:r>
                  <w:r>
                    <w:rPr>
                      <w:rStyle w:val="affa"/>
                      <w:rFonts w:hint="eastAsia"/>
                    </w:rPr>
                    <w:t>发布</w:t>
                  </w:r>
                </w:p>
                <w:p w14:paraId="1BE448E3" w14:textId="77777777" w:rsidR="007F6B12" w:rsidRPr="00CC772E" w:rsidRDefault="007F6B12" w:rsidP="0011405D"/>
              </w:txbxContent>
            </v:textbox>
            <w10:wrap anchorx="margin" anchory="margin"/>
            <w10:anchorlock/>
          </v:shape>
        </w:pict>
      </w:r>
      <w:r w:rsidR="00A3184A">
        <w:rPr>
          <w:noProof/>
        </w:rPr>
        <w:pict w14:anchorId="6285A0EA">
          <v:shape id="fmFrame6" o:spid="_x0000_s2056" type="#_x0000_t202" style="position:absolute;left:0;text-align:left;margin-left:309.75pt;margin-top:663pt;width:159pt;height:24.6pt;z-index:6;mso-position-horizontal-relative:margin;mso-position-vertical-relative:margin" stroked="f">
            <v:textbox style="mso-next-textbox:#fmFrame6" inset="0,0,0,0">
              <w:txbxContent>
                <w:p w14:paraId="7E8326BA" w14:textId="77777777" w:rsidR="007F6B12" w:rsidRDefault="007F6B12" w:rsidP="00CC772E">
                  <w:pPr>
                    <w:pStyle w:val="afffe"/>
                  </w:pPr>
                  <w:r>
                    <w:rPr>
                      <w:rFonts w:hint="eastAsia"/>
                    </w:rPr>
                    <w:t>201</w:t>
                  </w:r>
                  <w:r>
                    <w:t>1</w:t>
                  </w:r>
                  <w:r>
                    <w:rPr>
                      <w:rFonts w:hint="eastAsia"/>
                    </w:rPr>
                    <w:t>－</w:t>
                  </w:r>
                  <w:r>
                    <w:t>04</w:t>
                  </w:r>
                  <w:r>
                    <w:rPr>
                      <w:rFonts w:hint="eastAsia"/>
                    </w:rPr>
                    <w:t>－</w:t>
                  </w:r>
                  <w:r>
                    <w:t>01</w:t>
                  </w:r>
                  <w:r>
                    <w:rPr>
                      <w:rFonts w:hint="eastAsia"/>
                    </w:rPr>
                    <w:t>实施</w:t>
                  </w:r>
                </w:p>
                <w:p w14:paraId="08719B7E" w14:textId="77777777" w:rsidR="007F6B12" w:rsidRPr="00F12F2A" w:rsidRDefault="007F6B12">
                  <w:pPr>
                    <w:pStyle w:val="afffe"/>
                    <w:rPr>
                      <w:rFonts w:ascii="黑体" w:hint="eastAsia"/>
                    </w:rPr>
                  </w:pPr>
                </w:p>
              </w:txbxContent>
            </v:textbox>
            <w10:wrap anchorx="margin" anchory="margin"/>
            <w10:anchorlock/>
          </v:shape>
        </w:pict>
      </w:r>
      <w:r w:rsidR="00A3184A">
        <w:rPr>
          <w:noProof/>
        </w:rPr>
        <w:pict w14:anchorId="3B7B0D18">
          <v:shape id="fmFrame5" o:spid="_x0000_s2055" type="#_x0000_t202" style="position:absolute;left:0;text-align:left;margin-left:-10.5pt;margin-top:663pt;width:159pt;height:24.6pt;z-index:5;mso-position-horizontal-relative:margin;mso-position-vertical-relative:margin" stroked="f">
            <v:textbox style="mso-next-textbox:#fmFrame5" inset="0,0,0,0">
              <w:txbxContent>
                <w:p w14:paraId="1C401A22" w14:textId="77777777" w:rsidR="007F6B12" w:rsidRDefault="007F6B12" w:rsidP="00CC772E">
                  <w:pPr>
                    <w:pStyle w:val="affc"/>
                  </w:pPr>
                  <w:r>
                    <w:rPr>
                      <w:rFonts w:hint="eastAsia"/>
                    </w:rPr>
                    <w:t>201</w:t>
                  </w:r>
                  <w:r>
                    <w:t>1</w:t>
                  </w:r>
                  <w:r>
                    <w:rPr>
                      <w:rFonts w:hint="eastAsia"/>
                    </w:rPr>
                    <w:t>－</w:t>
                  </w:r>
                  <w:r>
                    <w:t>01</w:t>
                  </w:r>
                  <w:r>
                    <w:rPr>
                      <w:rFonts w:hint="eastAsia"/>
                    </w:rPr>
                    <w:t>－</w:t>
                  </w:r>
                  <w:r w:rsidR="00605291">
                    <w:t>24</w:t>
                  </w:r>
                  <w:r>
                    <w:rPr>
                      <w:rFonts w:hint="eastAsia"/>
                    </w:rPr>
                    <w:t>发布</w:t>
                  </w:r>
                </w:p>
                <w:p w14:paraId="6237537B" w14:textId="77777777" w:rsidR="007F6B12" w:rsidRPr="00CC772E" w:rsidRDefault="007F6B12" w:rsidP="00CC772E">
                  <w:pPr>
                    <w:rPr>
                      <w:rFonts w:hint="eastAsia"/>
                    </w:rPr>
                  </w:pPr>
                </w:p>
              </w:txbxContent>
            </v:textbox>
            <w10:wrap anchorx="margin" anchory="margin"/>
            <w10:anchorlock/>
          </v:shape>
        </w:pict>
      </w:r>
      <w:r w:rsidR="00A3184A">
        <w:rPr>
          <w:noProof/>
        </w:rPr>
        <w:pict w14:anchorId="7AB2349F">
          <v:shape id="fmFrame4" o:spid="_x0000_s2054" type="#_x0000_t202" style="position:absolute;left:0;text-align:left;margin-left:0;margin-top:286.25pt;width:470pt;height:368.6pt;z-index:4;mso-position-horizontal-relative:margin;mso-position-vertical-relative:margin" stroked="f">
            <v:textbox style="mso-next-textbox:#fmFrame4" inset="0,0,0,0">
              <w:txbxContent>
                <w:p w14:paraId="3A9A27BF" w14:textId="77777777" w:rsidR="007F6B12" w:rsidRPr="007A4C35" w:rsidRDefault="007F6B12" w:rsidP="00230BF8">
                  <w:pPr>
                    <w:pStyle w:val="affe"/>
                    <w:rPr>
                      <w:rFonts w:hint="eastAsia"/>
                      <w:szCs w:val="52"/>
                    </w:rPr>
                  </w:pPr>
                  <w:r w:rsidRPr="007A4C35">
                    <w:rPr>
                      <w:rFonts w:hint="eastAsia"/>
                      <w:szCs w:val="52"/>
                    </w:rPr>
                    <w:t xml:space="preserve">三维建模通用规则 </w:t>
                  </w:r>
                </w:p>
                <w:p w14:paraId="46F39577" w14:textId="77777777" w:rsidR="007F6B12" w:rsidRDefault="007F6B12" w:rsidP="00230BF8">
                  <w:pPr>
                    <w:pStyle w:val="affe"/>
                    <w:numPr>
                      <w:ins w:id="1" w:author="Administrators" w:date="2009-10-08T14:59:00Z"/>
                    </w:numPr>
                    <w:rPr>
                      <w:rFonts w:hint="eastAsia"/>
                    </w:rPr>
                  </w:pPr>
                  <w:r w:rsidRPr="007A4C35">
                    <w:rPr>
                      <w:rFonts w:hint="eastAsia"/>
                      <w:szCs w:val="52"/>
                    </w:rPr>
                    <w:t>第2部分：零件建模</w:t>
                  </w:r>
                </w:p>
                <w:p w14:paraId="09B9D039" w14:textId="77777777" w:rsidR="007F6B12" w:rsidRPr="00F12F2A" w:rsidRDefault="007F6B12" w:rsidP="00611DE4">
                  <w:pPr>
                    <w:pStyle w:val="afff1"/>
                  </w:pPr>
                  <w:r w:rsidRPr="00F12F2A">
                    <w:t>General Principles of Three-Dimensional Modeling—</w:t>
                  </w:r>
                </w:p>
                <w:p w14:paraId="3875D3F4" w14:textId="77777777" w:rsidR="007F6B12" w:rsidRPr="00F12F2A" w:rsidRDefault="007F6B12" w:rsidP="00611DE4">
                  <w:pPr>
                    <w:pStyle w:val="afff1"/>
                  </w:pPr>
                  <w:r w:rsidRPr="00F12F2A">
                    <w:t>Part 2: Part Modeling</w:t>
                  </w:r>
                </w:p>
                <w:p w14:paraId="1B5108CA" w14:textId="77777777" w:rsidR="007F6B12" w:rsidRPr="0075691F" w:rsidRDefault="007F6B12" w:rsidP="00B30E8E">
                  <w:pPr>
                    <w:pStyle w:val="afff0"/>
                  </w:pPr>
                </w:p>
              </w:txbxContent>
            </v:textbox>
            <w10:wrap anchorx="margin" anchory="margin"/>
            <w10:anchorlock/>
          </v:shape>
        </w:pict>
      </w:r>
      <w:r w:rsidR="00A3184A">
        <w:rPr>
          <w:noProof/>
        </w:rPr>
        <w:pict w14:anchorId="2199AEFA">
          <v:shape id="fmFrame3" o:spid="_x0000_s2053" type="#_x0000_t202" style="position:absolute;left:0;text-align:left;margin-left:0;margin-top:110.35pt;width:456.9pt;height:67.75pt;z-index:3;mso-position-horizontal-relative:margin;mso-position-vertical-relative:margin" stroked="f">
            <v:textbox style="mso-next-textbox:#fmFrame3" inset="0,0,0,0">
              <w:txbxContent>
                <w:p w14:paraId="0EE49DD8" w14:textId="77777777" w:rsidR="007F6B12" w:rsidRDefault="007F6B12" w:rsidP="00512E2A">
                  <w:pPr>
                    <w:pStyle w:val="10"/>
                  </w:pPr>
                  <w:r>
                    <w:t>Q/</w:t>
                  </w:r>
                  <w:r>
                    <w:rPr>
                      <w:rFonts w:hint="eastAsia"/>
                    </w:rPr>
                    <w:t>CSR</w:t>
                  </w:r>
                  <w:r>
                    <w:t xml:space="preserve"> 56</w:t>
                  </w:r>
                  <w:r>
                    <w:rPr>
                      <w:rFonts w:hint="eastAsia"/>
                    </w:rPr>
                    <w:t>.</w:t>
                  </w:r>
                  <w:r>
                    <w:t>2</w:t>
                  </w:r>
                  <w:r>
                    <w:rPr>
                      <w:rFonts w:hint="eastAsia"/>
                    </w:rPr>
                    <w:t>－</w:t>
                  </w:r>
                  <w:r>
                    <w:t>20</w:t>
                  </w:r>
                  <w:r>
                    <w:rPr>
                      <w:rFonts w:hint="eastAsia"/>
                    </w:rPr>
                    <w:t>1</w:t>
                  </w:r>
                  <w:r>
                    <w:t>1</w:t>
                  </w:r>
                </w:p>
                <w:p w14:paraId="738824D5" w14:textId="77777777" w:rsidR="007F6B12" w:rsidRPr="00512E2A" w:rsidRDefault="007F6B12" w:rsidP="00512E2A">
                  <w:pPr>
                    <w:rPr>
                      <w:rFonts w:hint="eastAsia"/>
                    </w:rPr>
                  </w:pPr>
                </w:p>
              </w:txbxContent>
            </v:textbox>
            <w10:wrap anchorx="margin" anchory="margin"/>
            <w10:anchorlock/>
          </v:shape>
        </w:pict>
      </w:r>
      <w:r w:rsidR="00A3184A">
        <w:rPr>
          <w:noProof/>
        </w:rPr>
        <w:pict w14:anchorId="1FDA6000">
          <v:shape id="fmFrame8" o:spid="_x0000_s2052" type="#_x0000_t202" style="position:absolute;left:0;text-align:left;margin-left:200.75pt;margin-top:8.45pt;width:250pt;height:56.7pt;z-index:2;mso-position-horizontal-relative:margin;mso-position-vertical-relative:margin" stroked="f">
            <v:textbox style="mso-next-textbox:#fmFrame8" inset="0,0,0,0">
              <w:txbxContent>
                <w:p w14:paraId="760C88E9" w14:textId="77777777" w:rsidR="007F6B12" w:rsidRDefault="007F6B12" w:rsidP="00512E2A">
                  <w:pPr>
                    <w:pStyle w:val="aff0"/>
                    <w:rPr>
                      <w:rFonts w:hint="eastAsia"/>
                    </w:rPr>
                  </w:pPr>
                  <w:r>
                    <w:t>Q/</w:t>
                  </w:r>
                  <w:r>
                    <w:rPr>
                      <w:rFonts w:hint="eastAsia"/>
                    </w:rPr>
                    <w:t>CSR</w:t>
                  </w:r>
                </w:p>
                <w:p w14:paraId="59ED504C" w14:textId="77777777" w:rsidR="007F6B12" w:rsidRPr="00512E2A" w:rsidRDefault="007F6B12" w:rsidP="00512E2A">
                  <w:pPr>
                    <w:rPr>
                      <w:rFonts w:hint="eastAsia"/>
                      <w:szCs w:val="96"/>
                    </w:rPr>
                  </w:pPr>
                </w:p>
              </w:txbxContent>
            </v:textbox>
            <w10:wrap anchorx="margin" anchory="margin"/>
            <w10:anchorlock/>
          </v:shape>
        </w:pict>
      </w:r>
      <w:r w:rsidR="00A3184A">
        <w:rPr>
          <w:noProof/>
        </w:rPr>
        <w:pict w14:anchorId="17A195CD">
          <v:shape id="fmFrame2" o:spid="_x0000_s2051" type="#_x0000_t202" style="position:absolute;left:0;text-align:left;margin-left:-26.25pt;margin-top:62.4pt;width:519.75pt;height:78pt;z-index:1;mso-position-horizontal-relative:margin;mso-position-vertical-relative:margin" stroked="f">
            <v:textbox style="mso-next-textbox:#fmFrame2" inset="0,0,0,0">
              <w:txbxContent>
                <w:p w14:paraId="7C680052" w14:textId="77777777" w:rsidR="007F6B12" w:rsidRPr="00341D02" w:rsidRDefault="007F6B12" w:rsidP="00512E2A">
                  <w:pPr>
                    <w:pStyle w:val="afffc"/>
                    <w:rPr>
                      <w:rFonts w:ascii="隶书" w:eastAsia="隶书" w:hint="eastAsia"/>
                      <w:sz w:val="72"/>
                      <w:szCs w:val="72"/>
                    </w:rPr>
                  </w:pPr>
                  <w:proofErr w:type="gramStart"/>
                  <w:r w:rsidRPr="00341D02">
                    <w:rPr>
                      <w:rFonts w:ascii="隶书" w:eastAsia="隶书" w:hint="eastAsia"/>
                      <w:sz w:val="72"/>
                      <w:szCs w:val="72"/>
                    </w:rPr>
                    <w:t>中国南车股份有限公司</w:t>
                  </w:r>
                  <w:proofErr w:type="gramEnd"/>
                  <w:r w:rsidRPr="00341D02">
                    <w:rPr>
                      <w:rFonts w:ascii="隶书" w:eastAsia="隶书" w:hint="eastAsia"/>
                      <w:sz w:val="72"/>
                      <w:szCs w:val="72"/>
                    </w:rPr>
                    <w:t>企业标准</w:t>
                  </w:r>
                </w:p>
                <w:p w14:paraId="3CE1359D" w14:textId="77777777" w:rsidR="007F6B12" w:rsidRPr="00512E2A" w:rsidRDefault="007F6B12" w:rsidP="00512E2A">
                  <w:pPr>
                    <w:rPr>
                      <w:rFonts w:hint="eastAsia"/>
                      <w:szCs w:val="36"/>
                    </w:rPr>
                  </w:pPr>
                </w:p>
              </w:txbxContent>
            </v:textbox>
            <w10:wrap anchorx="margin" anchory="margin"/>
            <w10:anchorlock/>
          </v:shape>
        </w:pict>
      </w:r>
      <w:r w:rsidR="00A3184A">
        <w:rPr>
          <w:rFonts w:hint="eastAsia"/>
        </w:rPr>
        <w:t>-</w:t>
      </w:r>
    </w:p>
    <w:p w14:paraId="2A7784EE" w14:textId="77777777" w:rsidR="009A11FA" w:rsidRDefault="009A11FA" w:rsidP="009A11FA">
      <w:pPr>
        <w:pStyle w:val="afffa"/>
        <w:rPr>
          <w:rFonts w:hint="eastAsia"/>
        </w:rPr>
      </w:pPr>
      <w:bookmarkStart w:id="2" w:name="SectionMark2"/>
      <w:bookmarkStart w:id="3" w:name="_Toc268267192"/>
      <w:bookmarkStart w:id="4" w:name="_Toc270062490"/>
      <w:bookmarkStart w:id="5" w:name="_Toc270063766"/>
      <w:bookmarkEnd w:id="0"/>
      <w:r>
        <w:rPr>
          <w:rFonts w:hint="eastAsia"/>
        </w:rPr>
        <w:lastRenderedPageBreak/>
        <w:t>目    次</w:t>
      </w:r>
      <w:bookmarkEnd w:id="3"/>
      <w:bookmarkEnd w:id="4"/>
      <w:bookmarkEnd w:id="5"/>
    </w:p>
    <w:p w14:paraId="46337527" w14:textId="77777777" w:rsidR="00FC4D75" w:rsidRPr="002738D4" w:rsidRDefault="00B12251">
      <w:pPr>
        <w:pStyle w:val="TOC1"/>
        <w:tabs>
          <w:tab w:val="right" w:leader="dot" w:pos="9345"/>
        </w:tabs>
        <w:rPr>
          <w:rFonts w:hAnsi="宋体"/>
          <w:noProof/>
          <w:kern w:val="2"/>
          <w:sz w:val="21"/>
          <w:szCs w:val="21"/>
        </w:rPr>
      </w:pPr>
      <w:r w:rsidRPr="002738D4">
        <w:rPr>
          <w:rFonts w:hAnsi="宋体"/>
          <w:sz w:val="21"/>
          <w:szCs w:val="21"/>
        </w:rPr>
        <w:fldChar w:fldCharType="begin"/>
      </w:r>
      <w:r w:rsidRPr="002738D4">
        <w:rPr>
          <w:rFonts w:hAnsi="宋体"/>
          <w:sz w:val="21"/>
          <w:szCs w:val="21"/>
        </w:rPr>
        <w:instrText xml:space="preserve"> TOC \f \h \z \t "前言、引言标题,1,附录标识,2,参考文献、索引标题,3,章标题,4,附录章标题,1" </w:instrText>
      </w:r>
      <w:r w:rsidRPr="002738D4">
        <w:rPr>
          <w:rFonts w:hAnsi="宋体"/>
          <w:sz w:val="21"/>
          <w:szCs w:val="21"/>
        </w:rPr>
        <w:fldChar w:fldCharType="separate"/>
      </w:r>
      <w:hyperlink w:anchor="_Toc277579748" w:history="1">
        <w:r w:rsidR="00FC4D75" w:rsidRPr="002738D4">
          <w:rPr>
            <w:rStyle w:val="aff8"/>
            <w:rFonts w:ascii="宋体" w:hAnsi="宋体" w:hint="eastAsia"/>
            <w:noProof/>
            <w:szCs w:val="21"/>
          </w:rPr>
          <w:t>前</w:t>
        </w:r>
        <w:r w:rsidR="00FC4D75" w:rsidRPr="002738D4">
          <w:rPr>
            <w:rStyle w:val="aff8"/>
            <w:rFonts w:ascii="宋体" w:hAnsi="宋体"/>
            <w:noProof/>
            <w:szCs w:val="21"/>
          </w:rPr>
          <w:t xml:space="preserve">    </w:t>
        </w:r>
        <w:r w:rsidR="00FC4D75" w:rsidRPr="002738D4">
          <w:rPr>
            <w:rStyle w:val="aff8"/>
            <w:rFonts w:ascii="宋体" w:hAnsi="宋体" w:hint="eastAsia"/>
            <w:noProof/>
            <w:szCs w:val="21"/>
          </w:rPr>
          <w:t>言</w:t>
        </w:r>
        <w:r w:rsidR="00FC4D75" w:rsidRPr="002738D4">
          <w:rPr>
            <w:rFonts w:hAnsi="宋体"/>
            <w:noProof/>
            <w:webHidden/>
            <w:sz w:val="21"/>
            <w:szCs w:val="21"/>
          </w:rPr>
          <w:tab/>
        </w:r>
        <w:r w:rsidR="00FC4D75" w:rsidRPr="002738D4">
          <w:rPr>
            <w:rFonts w:hAnsi="宋体"/>
            <w:noProof/>
            <w:webHidden/>
            <w:sz w:val="21"/>
            <w:szCs w:val="21"/>
          </w:rPr>
          <w:fldChar w:fldCharType="begin"/>
        </w:r>
        <w:r w:rsidR="00FC4D75" w:rsidRPr="002738D4">
          <w:rPr>
            <w:rFonts w:hAnsi="宋体"/>
            <w:noProof/>
            <w:webHidden/>
            <w:sz w:val="21"/>
            <w:szCs w:val="21"/>
          </w:rPr>
          <w:instrText xml:space="preserve"> PAGEREF _Toc277579748 \h </w:instrText>
        </w:r>
        <w:r w:rsidR="007540FD" w:rsidRPr="002738D4">
          <w:rPr>
            <w:rFonts w:hAnsi="宋体"/>
            <w:noProof/>
            <w:sz w:val="21"/>
            <w:szCs w:val="21"/>
          </w:rPr>
        </w:r>
        <w:r w:rsidR="00FC4D75" w:rsidRPr="002738D4">
          <w:rPr>
            <w:rFonts w:hAnsi="宋体"/>
            <w:noProof/>
            <w:webHidden/>
            <w:sz w:val="21"/>
            <w:szCs w:val="21"/>
          </w:rPr>
          <w:fldChar w:fldCharType="separate"/>
        </w:r>
        <w:r w:rsidR="00E05A20">
          <w:rPr>
            <w:rFonts w:hAnsi="宋体"/>
            <w:noProof/>
            <w:webHidden/>
            <w:sz w:val="21"/>
            <w:szCs w:val="21"/>
          </w:rPr>
          <w:t>II</w:t>
        </w:r>
        <w:r w:rsidR="00FC4D75" w:rsidRPr="002738D4">
          <w:rPr>
            <w:rFonts w:hAnsi="宋体"/>
            <w:noProof/>
            <w:webHidden/>
            <w:sz w:val="21"/>
            <w:szCs w:val="21"/>
          </w:rPr>
          <w:fldChar w:fldCharType="end"/>
        </w:r>
      </w:hyperlink>
    </w:p>
    <w:p w14:paraId="3F223914" w14:textId="77777777" w:rsidR="00FC4D75" w:rsidRPr="002738D4" w:rsidRDefault="00FC4D75">
      <w:pPr>
        <w:pStyle w:val="TOC4"/>
        <w:tabs>
          <w:tab w:val="right" w:leader="dot" w:pos="9345"/>
        </w:tabs>
        <w:rPr>
          <w:rFonts w:hAnsi="宋体"/>
          <w:kern w:val="2"/>
          <w:sz w:val="21"/>
          <w:szCs w:val="21"/>
        </w:rPr>
      </w:pPr>
      <w:hyperlink w:anchor="_Toc277579749" w:history="1">
        <w:r w:rsidRPr="002738D4">
          <w:rPr>
            <w:rStyle w:val="aff8"/>
            <w:rFonts w:ascii="宋体" w:hAnsi="宋体"/>
            <w:szCs w:val="21"/>
          </w:rPr>
          <w:t>1</w:t>
        </w:r>
        <w:r w:rsidRPr="002738D4">
          <w:rPr>
            <w:rStyle w:val="aff8"/>
            <w:rFonts w:ascii="宋体" w:hAnsi="宋体" w:hint="eastAsia"/>
            <w:szCs w:val="21"/>
          </w:rPr>
          <w:t xml:space="preserve"> 范围</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_Toc277579749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1</w:t>
        </w:r>
        <w:r w:rsidRPr="002738D4">
          <w:rPr>
            <w:rFonts w:hAnsi="宋体"/>
            <w:webHidden/>
            <w:sz w:val="21"/>
            <w:szCs w:val="21"/>
          </w:rPr>
          <w:fldChar w:fldCharType="end"/>
        </w:r>
      </w:hyperlink>
    </w:p>
    <w:p w14:paraId="1EF47AED" w14:textId="77777777" w:rsidR="00FC4D75" w:rsidRPr="002738D4" w:rsidRDefault="00FC4D75">
      <w:pPr>
        <w:pStyle w:val="TOC4"/>
        <w:tabs>
          <w:tab w:val="right" w:leader="dot" w:pos="9345"/>
        </w:tabs>
        <w:rPr>
          <w:rFonts w:hAnsi="宋体"/>
          <w:kern w:val="2"/>
          <w:sz w:val="21"/>
          <w:szCs w:val="21"/>
        </w:rPr>
      </w:pPr>
      <w:hyperlink w:anchor="_Toc277579750" w:history="1">
        <w:r w:rsidRPr="002738D4">
          <w:rPr>
            <w:rStyle w:val="aff8"/>
            <w:rFonts w:ascii="宋体" w:hAnsi="宋体"/>
            <w:szCs w:val="21"/>
          </w:rPr>
          <w:t>2</w:t>
        </w:r>
        <w:r w:rsidRPr="002738D4">
          <w:rPr>
            <w:rStyle w:val="aff8"/>
            <w:rFonts w:ascii="宋体" w:hAnsi="宋体" w:hint="eastAsia"/>
            <w:szCs w:val="21"/>
          </w:rPr>
          <w:t xml:space="preserve"> 规范性引用文件</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_Toc277579750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1</w:t>
        </w:r>
        <w:r w:rsidRPr="002738D4">
          <w:rPr>
            <w:rFonts w:hAnsi="宋体"/>
            <w:webHidden/>
            <w:sz w:val="21"/>
            <w:szCs w:val="21"/>
          </w:rPr>
          <w:fldChar w:fldCharType="end"/>
        </w:r>
      </w:hyperlink>
    </w:p>
    <w:p w14:paraId="241C9497" w14:textId="77777777" w:rsidR="00FC4D75" w:rsidRPr="002738D4" w:rsidRDefault="00FC4D75">
      <w:pPr>
        <w:pStyle w:val="TOC4"/>
        <w:tabs>
          <w:tab w:val="right" w:leader="dot" w:pos="9345"/>
        </w:tabs>
        <w:rPr>
          <w:rFonts w:hAnsi="宋体"/>
          <w:kern w:val="2"/>
          <w:sz w:val="21"/>
          <w:szCs w:val="21"/>
        </w:rPr>
      </w:pPr>
      <w:hyperlink w:anchor="_Toc277579751" w:history="1">
        <w:r w:rsidRPr="002738D4">
          <w:rPr>
            <w:rStyle w:val="aff8"/>
            <w:rFonts w:ascii="宋体" w:hAnsi="宋体"/>
            <w:szCs w:val="21"/>
          </w:rPr>
          <w:t>3</w:t>
        </w:r>
        <w:r w:rsidRPr="002738D4">
          <w:rPr>
            <w:rStyle w:val="aff8"/>
            <w:rFonts w:ascii="宋体" w:hAnsi="宋体" w:hint="eastAsia"/>
            <w:szCs w:val="21"/>
          </w:rPr>
          <w:t xml:space="preserve"> 术语和定义</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_Toc277579751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1</w:t>
        </w:r>
        <w:r w:rsidRPr="002738D4">
          <w:rPr>
            <w:rFonts w:hAnsi="宋体"/>
            <w:webHidden/>
            <w:sz w:val="21"/>
            <w:szCs w:val="21"/>
          </w:rPr>
          <w:fldChar w:fldCharType="end"/>
        </w:r>
      </w:hyperlink>
    </w:p>
    <w:p w14:paraId="777D2B0F" w14:textId="77777777" w:rsidR="00FC4D75" w:rsidRPr="002738D4" w:rsidRDefault="00FC4D75">
      <w:pPr>
        <w:pStyle w:val="TOC4"/>
        <w:tabs>
          <w:tab w:val="right" w:leader="dot" w:pos="9345"/>
        </w:tabs>
        <w:rPr>
          <w:rFonts w:hAnsi="宋体"/>
          <w:kern w:val="2"/>
          <w:sz w:val="21"/>
          <w:szCs w:val="21"/>
        </w:rPr>
      </w:pPr>
      <w:hyperlink w:anchor="_Toc277579752" w:history="1">
        <w:r w:rsidRPr="002738D4">
          <w:rPr>
            <w:rStyle w:val="aff8"/>
            <w:rFonts w:ascii="宋体" w:hAnsi="宋体"/>
            <w:szCs w:val="21"/>
          </w:rPr>
          <w:t>4</w:t>
        </w:r>
        <w:r w:rsidRPr="002738D4">
          <w:rPr>
            <w:rStyle w:val="aff8"/>
            <w:rFonts w:ascii="宋体" w:hAnsi="宋体" w:hint="eastAsia"/>
            <w:szCs w:val="21"/>
          </w:rPr>
          <w:t xml:space="preserve"> 基本原则</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_Toc277579752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1</w:t>
        </w:r>
        <w:r w:rsidRPr="002738D4">
          <w:rPr>
            <w:rFonts w:hAnsi="宋体"/>
            <w:webHidden/>
            <w:sz w:val="21"/>
            <w:szCs w:val="21"/>
          </w:rPr>
          <w:fldChar w:fldCharType="end"/>
        </w:r>
      </w:hyperlink>
    </w:p>
    <w:p w14:paraId="17E9E639" w14:textId="77777777" w:rsidR="00FC4D75" w:rsidRPr="002738D4" w:rsidRDefault="00FC4D75">
      <w:pPr>
        <w:pStyle w:val="TOC4"/>
        <w:tabs>
          <w:tab w:val="right" w:leader="dot" w:pos="9345"/>
        </w:tabs>
        <w:rPr>
          <w:rFonts w:hAnsi="宋体"/>
          <w:kern w:val="2"/>
          <w:sz w:val="21"/>
          <w:szCs w:val="21"/>
        </w:rPr>
      </w:pPr>
      <w:hyperlink w:anchor="_Toc277579753" w:history="1">
        <w:r w:rsidRPr="002738D4">
          <w:rPr>
            <w:rStyle w:val="aff8"/>
            <w:rFonts w:ascii="宋体" w:hAnsi="宋体"/>
            <w:szCs w:val="21"/>
          </w:rPr>
          <w:t>5</w:t>
        </w:r>
        <w:r w:rsidRPr="002738D4">
          <w:rPr>
            <w:rStyle w:val="aff8"/>
            <w:rFonts w:ascii="宋体" w:hAnsi="宋体" w:hint="eastAsia"/>
            <w:szCs w:val="21"/>
          </w:rPr>
          <w:t xml:space="preserve"> 通用要求</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_Toc277579753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2</w:t>
        </w:r>
        <w:r w:rsidRPr="002738D4">
          <w:rPr>
            <w:rFonts w:hAnsi="宋体"/>
            <w:webHidden/>
            <w:sz w:val="21"/>
            <w:szCs w:val="21"/>
          </w:rPr>
          <w:fldChar w:fldCharType="end"/>
        </w:r>
      </w:hyperlink>
    </w:p>
    <w:p w14:paraId="0331D148" w14:textId="77777777" w:rsidR="00FC4D75" w:rsidRPr="002738D4" w:rsidRDefault="00FC4D75">
      <w:pPr>
        <w:pStyle w:val="TOC4"/>
        <w:tabs>
          <w:tab w:val="right" w:leader="dot" w:pos="9345"/>
        </w:tabs>
        <w:rPr>
          <w:rFonts w:hAnsi="宋体"/>
          <w:kern w:val="2"/>
          <w:sz w:val="21"/>
          <w:szCs w:val="21"/>
        </w:rPr>
      </w:pPr>
      <w:hyperlink w:anchor="_Toc277579755" w:history="1">
        <w:r w:rsidRPr="002738D4">
          <w:rPr>
            <w:rStyle w:val="aff8"/>
            <w:rFonts w:ascii="宋体" w:hAnsi="宋体"/>
            <w:szCs w:val="21"/>
          </w:rPr>
          <w:t>6</w:t>
        </w:r>
        <w:r w:rsidRPr="002738D4">
          <w:rPr>
            <w:rStyle w:val="aff8"/>
            <w:rFonts w:ascii="宋体" w:hAnsi="宋体" w:hint="eastAsia"/>
            <w:szCs w:val="21"/>
          </w:rPr>
          <w:t xml:space="preserve"> 分类要求</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_Toc277579755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3</w:t>
        </w:r>
        <w:r w:rsidRPr="002738D4">
          <w:rPr>
            <w:rFonts w:hAnsi="宋体"/>
            <w:webHidden/>
            <w:sz w:val="21"/>
            <w:szCs w:val="21"/>
          </w:rPr>
          <w:fldChar w:fldCharType="end"/>
        </w:r>
      </w:hyperlink>
    </w:p>
    <w:p w14:paraId="29366FF4" w14:textId="77777777" w:rsidR="00FC4D75" w:rsidRPr="002738D4" w:rsidRDefault="00FC4D75">
      <w:pPr>
        <w:pStyle w:val="TOC4"/>
        <w:tabs>
          <w:tab w:val="right" w:leader="dot" w:pos="9345"/>
        </w:tabs>
        <w:rPr>
          <w:rFonts w:hAnsi="宋体"/>
          <w:kern w:val="2"/>
          <w:sz w:val="21"/>
          <w:szCs w:val="21"/>
        </w:rPr>
      </w:pPr>
      <w:hyperlink w:anchor="_Toc277579756" w:history="1">
        <w:r w:rsidRPr="002738D4">
          <w:rPr>
            <w:rStyle w:val="aff8"/>
            <w:rFonts w:ascii="宋体" w:hAnsi="宋体"/>
            <w:szCs w:val="21"/>
          </w:rPr>
          <w:t>7</w:t>
        </w:r>
        <w:r w:rsidRPr="002738D4">
          <w:rPr>
            <w:rStyle w:val="aff8"/>
            <w:rFonts w:ascii="宋体" w:hAnsi="宋体" w:hint="eastAsia"/>
            <w:szCs w:val="21"/>
          </w:rPr>
          <w:t xml:space="preserve"> 建模流程</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_Toc277579756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5</w:t>
        </w:r>
        <w:r w:rsidRPr="002738D4">
          <w:rPr>
            <w:rFonts w:hAnsi="宋体"/>
            <w:webHidden/>
            <w:sz w:val="21"/>
            <w:szCs w:val="21"/>
          </w:rPr>
          <w:fldChar w:fldCharType="end"/>
        </w:r>
      </w:hyperlink>
    </w:p>
    <w:p w14:paraId="2871B158" w14:textId="77777777" w:rsidR="00FC4D75" w:rsidRPr="002738D4" w:rsidRDefault="00FC4D75">
      <w:pPr>
        <w:pStyle w:val="TOC4"/>
        <w:tabs>
          <w:tab w:val="right" w:leader="dot" w:pos="9345"/>
        </w:tabs>
        <w:rPr>
          <w:rFonts w:hAnsi="宋体"/>
          <w:kern w:val="2"/>
          <w:sz w:val="21"/>
          <w:szCs w:val="21"/>
        </w:rPr>
      </w:pPr>
      <w:hyperlink w:anchor="_Toc277579757" w:history="1">
        <w:r w:rsidRPr="002738D4">
          <w:rPr>
            <w:rStyle w:val="aff8"/>
            <w:rFonts w:ascii="宋体" w:hAnsi="宋体"/>
            <w:szCs w:val="21"/>
          </w:rPr>
          <w:t>8</w:t>
        </w:r>
        <w:r w:rsidRPr="002738D4">
          <w:rPr>
            <w:rStyle w:val="aff8"/>
            <w:rFonts w:ascii="宋体" w:hAnsi="宋体" w:hint="eastAsia"/>
            <w:szCs w:val="21"/>
          </w:rPr>
          <w:t xml:space="preserve"> 模型简化</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_Toc277579757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5</w:t>
        </w:r>
        <w:r w:rsidRPr="002738D4">
          <w:rPr>
            <w:rFonts w:hAnsi="宋体"/>
            <w:webHidden/>
            <w:sz w:val="21"/>
            <w:szCs w:val="21"/>
          </w:rPr>
          <w:fldChar w:fldCharType="end"/>
        </w:r>
      </w:hyperlink>
    </w:p>
    <w:p w14:paraId="2CAD5550" w14:textId="77777777" w:rsidR="00FC4D75" w:rsidRPr="002738D4" w:rsidRDefault="00FC4D75">
      <w:pPr>
        <w:pStyle w:val="TOC4"/>
        <w:tabs>
          <w:tab w:val="right" w:leader="dot" w:pos="9345"/>
        </w:tabs>
        <w:rPr>
          <w:rFonts w:hAnsi="宋体"/>
          <w:kern w:val="2"/>
          <w:sz w:val="21"/>
          <w:szCs w:val="21"/>
        </w:rPr>
      </w:pPr>
      <w:hyperlink w:anchor="_Toc277579758" w:history="1">
        <w:r w:rsidRPr="002738D4">
          <w:rPr>
            <w:rStyle w:val="aff8"/>
            <w:rFonts w:ascii="宋体" w:hAnsi="宋体"/>
            <w:szCs w:val="21"/>
          </w:rPr>
          <w:t>9 DFM</w:t>
        </w:r>
        <w:r w:rsidRPr="002738D4">
          <w:rPr>
            <w:rStyle w:val="aff8"/>
            <w:rFonts w:ascii="宋体" w:hAnsi="宋体" w:hint="eastAsia"/>
            <w:szCs w:val="21"/>
          </w:rPr>
          <w:t>要求</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_Toc277579758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6</w:t>
        </w:r>
        <w:r w:rsidRPr="002738D4">
          <w:rPr>
            <w:rFonts w:hAnsi="宋体"/>
            <w:webHidden/>
            <w:sz w:val="21"/>
            <w:szCs w:val="21"/>
          </w:rPr>
          <w:fldChar w:fldCharType="end"/>
        </w:r>
      </w:hyperlink>
    </w:p>
    <w:p w14:paraId="10AE9776" w14:textId="77777777" w:rsidR="00FC4D75" w:rsidRPr="002738D4" w:rsidRDefault="00FC4D75">
      <w:pPr>
        <w:pStyle w:val="TOC4"/>
        <w:tabs>
          <w:tab w:val="right" w:leader="dot" w:pos="9345"/>
        </w:tabs>
        <w:rPr>
          <w:rFonts w:hAnsi="宋体"/>
          <w:kern w:val="2"/>
          <w:sz w:val="21"/>
          <w:szCs w:val="21"/>
        </w:rPr>
      </w:pPr>
      <w:hyperlink w:anchor="_Toc277579759" w:history="1">
        <w:r w:rsidRPr="002738D4">
          <w:rPr>
            <w:rStyle w:val="aff8"/>
            <w:rFonts w:ascii="宋体" w:hAnsi="宋体"/>
            <w:szCs w:val="21"/>
          </w:rPr>
          <w:t>10</w:t>
        </w:r>
        <w:r w:rsidRPr="002738D4">
          <w:rPr>
            <w:rStyle w:val="aff8"/>
            <w:rFonts w:ascii="宋体" w:hAnsi="宋体" w:hint="eastAsia"/>
            <w:szCs w:val="21"/>
          </w:rPr>
          <w:t xml:space="preserve"> 模型检查</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_Toc277579759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6</w:t>
        </w:r>
        <w:r w:rsidRPr="002738D4">
          <w:rPr>
            <w:rFonts w:hAnsi="宋体"/>
            <w:webHidden/>
            <w:sz w:val="21"/>
            <w:szCs w:val="21"/>
          </w:rPr>
          <w:fldChar w:fldCharType="end"/>
        </w:r>
      </w:hyperlink>
    </w:p>
    <w:p w14:paraId="14F54297" w14:textId="77777777" w:rsidR="00FC4D75" w:rsidRPr="002738D4" w:rsidRDefault="00FC4D75">
      <w:pPr>
        <w:pStyle w:val="TOC4"/>
        <w:tabs>
          <w:tab w:val="right" w:leader="dot" w:pos="9345"/>
        </w:tabs>
        <w:rPr>
          <w:rFonts w:hAnsi="宋体"/>
          <w:kern w:val="2"/>
          <w:sz w:val="21"/>
          <w:szCs w:val="21"/>
        </w:rPr>
      </w:pPr>
      <w:hyperlink w:anchor="_Toc277579760" w:history="1">
        <w:r w:rsidRPr="002738D4">
          <w:rPr>
            <w:rStyle w:val="aff8"/>
            <w:rFonts w:ascii="宋体" w:hAnsi="宋体"/>
            <w:szCs w:val="21"/>
          </w:rPr>
          <w:t>11</w:t>
        </w:r>
        <w:r w:rsidRPr="002738D4">
          <w:rPr>
            <w:rStyle w:val="aff8"/>
            <w:rFonts w:ascii="宋体" w:hAnsi="宋体" w:hint="eastAsia"/>
            <w:szCs w:val="21"/>
          </w:rPr>
          <w:t xml:space="preserve"> 模型的发布与应用</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_Toc277579760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7</w:t>
        </w:r>
        <w:r w:rsidRPr="002738D4">
          <w:rPr>
            <w:rFonts w:hAnsi="宋体"/>
            <w:webHidden/>
            <w:sz w:val="21"/>
            <w:szCs w:val="21"/>
          </w:rPr>
          <w:fldChar w:fldCharType="end"/>
        </w:r>
      </w:hyperlink>
    </w:p>
    <w:p w14:paraId="20086197" w14:textId="77777777" w:rsidR="00FC4D75" w:rsidRPr="002738D4" w:rsidRDefault="00FC4D75">
      <w:pPr>
        <w:pStyle w:val="TOC2"/>
        <w:tabs>
          <w:tab w:val="right" w:leader="dot" w:pos="9345"/>
        </w:tabs>
        <w:rPr>
          <w:rFonts w:hAnsi="宋体"/>
          <w:kern w:val="2"/>
          <w:sz w:val="21"/>
          <w:szCs w:val="21"/>
        </w:rPr>
      </w:pPr>
      <w:hyperlink w:anchor="_Toc277579761" w:history="1">
        <w:r w:rsidRPr="002738D4">
          <w:rPr>
            <w:rStyle w:val="aff8"/>
            <w:rFonts w:ascii="宋体" w:hAnsi="宋体" w:hint="eastAsia"/>
            <w:szCs w:val="21"/>
          </w:rPr>
          <w:t>附录</w:t>
        </w:r>
        <w:r w:rsidRPr="002738D4">
          <w:rPr>
            <w:rStyle w:val="aff8"/>
            <w:rFonts w:ascii="宋体" w:hAnsi="宋体"/>
            <w:szCs w:val="21"/>
          </w:rPr>
          <w:t xml:space="preserve">A </w:t>
        </w:r>
        <w:r w:rsidRPr="002738D4">
          <w:rPr>
            <w:rStyle w:val="aff8"/>
            <w:rFonts w:ascii="宋体" w:hAnsi="宋体" w:hint="eastAsia"/>
            <w:szCs w:val="21"/>
          </w:rPr>
          <w:t>（资料性附录）</w:t>
        </w:r>
        <w:r w:rsidRPr="002738D4">
          <w:rPr>
            <w:rStyle w:val="aff8"/>
            <w:rFonts w:ascii="宋体" w:hAnsi="宋体"/>
            <w:szCs w:val="21"/>
          </w:rPr>
          <w:t xml:space="preserve"> </w:t>
        </w:r>
        <w:r w:rsidRPr="002738D4">
          <w:rPr>
            <w:rStyle w:val="aff8"/>
            <w:rFonts w:ascii="宋体" w:hAnsi="宋体" w:hint="eastAsia"/>
            <w:szCs w:val="21"/>
          </w:rPr>
          <w:t>零件建模流程</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_Toc277579761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9</w:t>
        </w:r>
        <w:r w:rsidRPr="002738D4">
          <w:rPr>
            <w:rFonts w:hAnsi="宋体"/>
            <w:webHidden/>
            <w:sz w:val="21"/>
            <w:szCs w:val="21"/>
          </w:rPr>
          <w:fldChar w:fldCharType="end"/>
        </w:r>
      </w:hyperlink>
    </w:p>
    <w:p w14:paraId="7C94A350" w14:textId="77777777" w:rsidR="00FC4D75" w:rsidRPr="002738D4" w:rsidRDefault="00FC4D75">
      <w:pPr>
        <w:pStyle w:val="TOC2"/>
        <w:tabs>
          <w:tab w:val="right" w:leader="dot" w:pos="9345"/>
        </w:tabs>
        <w:rPr>
          <w:rFonts w:hAnsi="宋体"/>
          <w:kern w:val="2"/>
          <w:sz w:val="21"/>
          <w:szCs w:val="21"/>
        </w:rPr>
      </w:pPr>
      <w:hyperlink w:anchor="_Toc277579774" w:history="1">
        <w:r w:rsidRPr="002738D4">
          <w:rPr>
            <w:rStyle w:val="aff8"/>
            <w:rFonts w:ascii="宋体" w:hAnsi="宋体" w:hint="eastAsia"/>
            <w:szCs w:val="21"/>
          </w:rPr>
          <w:t>附录</w:t>
        </w:r>
        <w:r w:rsidRPr="002738D4">
          <w:rPr>
            <w:rStyle w:val="aff8"/>
            <w:rFonts w:ascii="宋体" w:hAnsi="宋体"/>
            <w:szCs w:val="21"/>
          </w:rPr>
          <w:t xml:space="preserve">B </w:t>
        </w:r>
        <w:r w:rsidRPr="002738D4">
          <w:rPr>
            <w:rStyle w:val="aff8"/>
            <w:rFonts w:ascii="宋体" w:hAnsi="宋体" w:hint="eastAsia"/>
            <w:szCs w:val="21"/>
          </w:rPr>
          <w:t>（资料性附录）</w:t>
        </w:r>
        <w:r w:rsidRPr="002738D4">
          <w:rPr>
            <w:rStyle w:val="aff8"/>
            <w:rFonts w:ascii="宋体" w:hAnsi="宋体"/>
            <w:szCs w:val="21"/>
          </w:rPr>
          <w:t xml:space="preserve"> </w:t>
        </w:r>
        <w:r w:rsidRPr="002738D4">
          <w:rPr>
            <w:rStyle w:val="aff8"/>
            <w:rFonts w:ascii="宋体" w:hAnsi="宋体" w:hint="eastAsia"/>
            <w:szCs w:val="21"/>
          </w:rPr>
          <w:t>典型零件建模要求</w:t>
        </w:r>
        <w:r w:rsidRPr="002738D4">
          <w:rPr>
            <w:rFonts w:hAnsi="宋体"/>
            <w:webHidden/>
            <w:sz w:val="21"/>
            <w:szCs w:val="21"/>
          </w:rPr>
          <w:tab/>
        </w:r>
        <w:r w:rsidRPr="002738D4">
          <w:rPr>
            <w:rFonts w:hAnsi="宋体"/>
            <w:webHidden/>
            <w:sz w:val="21"/>
            <w:szCs w:val="21"/>
          </w:rPr>
          <w:fldChar w:fldCharType="begin"/>
        </w:r>
        <w:r w:rsidRPr="002738D4">
          <w:rPr>
            <w:rFonts w:hAnsi="宋体"/>
            <w:webHidden/>
            <w:sz w:val="21"/>
            <w:szCs w:val="21"/>
          </w:rPr>
          <w:instrText xml:space="preserve"> PAGEREF _Toc277579774 \h </w:instrText>
        </w:r>
        <w:r w:rsidR="007540FD" w:rsidRPr="002738D4">
          <w:rPr>
            <w:rFonts w:hAnsi="宋体"/>
            <w:sz w:val="21"/>
            <w:szCs w:val="21"/>
          </w:rPr>
        </w:r>
        <w:r w:rsidRPr="002738D4">
          <w:rPr>
            <w:rFonts w:hAnsi="宋体"/>
            <w:webHidden/>
            <w:sz w:val="21"/>
            <w:szCs w:val="21"/>
          </w:rPr>
          <w:fldChar w:fldCharType="separate"/>
        </w:r>
        <w:r w:rsidR="00E05A20">
          <w:rPr>
            <w:rFonts w:hAnsi="宋体"/>
            <w:webHidden/>
            <w:sz w:val="21"/>
            <w:szCs w:val="21"/>
          </w:rPr>
          <w:t>9</w:t>
        </w:r>
        <w:r w:rsidRPr="002738D4">
          <w:rPr>
            <w:rFonts w:hAnsi="宋体"/>
            <w:webHidden/>
            <w:sz w:val="21"/>
            <w:szCs w:val="21"/>
          </w:rPr>
          <w:fldChar w:fldCharType="end"/>
        </w:r>
      </w:hyperlink>
    </w:p>
    <w:p w14:paraId="6D4A1C83" w14:textId="77777777" w:rsidR="009A11FA" w:rsidRDefault="00B12251" w:rsidP="00230BF8">
      <w:pPr>
        <w:pStyle w:val="afffb"/>
        <w:rPr>
          <w:rFonts w:hint="eastAsia"/>
        </w:rPr>
      </w:pPr>
      <w:r w:rsidRPr="002738D4">
        <w:rPr>
          <w:rFonts w:hAnsi="宋体"/>
          <w:szCs w:val="21"/>
        </w:rPr>
        <w:fldChar w:fldCharType="end"/>
      </w:r>
    </w:p>
    <w:p w14:paraId="4F34AF85" w14:textId="77777777" w:rsidR="009A11FA" w:rsidRDefault="009A11FA" w:rsidP="009A11FA">
      <w:pPr>
        <w:pStyle w:val="afffb"/>
        <w:rPr>
          <w:rFonts w:hint="eastAsia"/>
        </w:rPr>
      </w:pPr>
    </w:p>
    <w:p w14:paraId="333E6ABE" w14:textId="77777777" w:rsidR="009A11FA" w:rsidRDefault="009A11FA" w:rsidP="009A11FA">
      <w:pPr>
        <w:pStyle w:val="afffb"/>
        <w:rPr>
          <w:rFonts w:hint="eastAsia"/>
        </w:rPr>
      </w:pPr>
    </w:p>
    <w:p w14:paraId="7C91C44D" w14:textId="77777777" w:rsidR="009A11FA" w:rsidRDefault="009A11FA" w:rsidP="009A11FA">
      <w:pPr>
        <w:pStyle w:val="afffb"/>
        <w:rPr>
          <w:rFonts w:hint="eastAsia"/>
        </w:rPr>
      </w:pPr>
    </w:p>
    <w:p w14:paraId="7F24B089" w14:textId="77777777" w:rsidR="009A11FA" w:rsidRDefault="009A11FA" w:rsidP="009A11FA">
      <w:pPr>
        <w:pStyle w:val="afffb"/>
        <w:rPr>
          <w:rFonts w:hint="eastAsia"/>
        </w:rPr>
      </w:pPr>
    </w:p>
    <w:p w14:paraId="3D956DA2" w14:textId="77777777" w:rsidR="009A11FA" w:rsidRDefault="009A11FA" w:rsidP="009A11FA">
      <w:pPr>
        <w:pStyle w:val="afffb"/>
        <w:rPr>
          <w:rFonts w:hint="eastAsia"/>
        </w:rPr>
      </w:pPr>
    </w:p>
    <w:p w14:paraId="289BAF0D" w14:textId="77777777" w:rsidR="009A11FA" w:rsidRDefault="009A11FA" w:rsidP="009A11FA">
      <w:pPr>
        <w:pStyle w:val="afffb"/>
        <w:rPr>
          <w:rFonts w:hint="eastAsia"/>
        </w:rPr>
      </w:pPr>
    </w:p>
    <w:p w14:paraId="77975F55" w14:textId="77777777" w:rsidR="009A11FA" w:rsidRDefault="009A11FA" w:rsidP="009A11FA">
      <w:pPr>
        <w:pStyle w:val="afffb"/>
        <w:rPr>
          <w:rFonts w:hint="eastAsia"/>
        </w:rPr>
      </w:pPr>
    </w:p>
    <w:p w14:paraId="05314960" w14:textId="77777777" w:rsidR="009A11FA" w:rsidRDefault="009A11FA" w:rsidP="009A11FA">
      <w:pPr>
        <w:pStyle w:val="afffb"/>
        <w:rPr>
          <w:rFonts w:hint="eastAsia"/>
        </w:rPr>
      </w:pPr>
    </w:p>
    <w:p w14:paraId="4ED8A757" w14:textId="77777777" w:rsidR="009A11FA" w:rsidRDefault="009A11FA" w:rsidP="009A11FA">
      <w:pPr>
        <w:pStyle w:val="afffb"/>
        <w:rPr>
          <w:rFonts w:hint="eastAsia"/>
        </w:rPr>
      </w:pPr>
    </w:p>
    <w:p w14:paraId="689888AC" w14:textId="77777777" w:rsidR="009A11FA" w:rsidRDefault="009A11FA" w:rsidP="009A11FA">
      <w:pPr>
        <w:pStyle w:val="afffb"/>
        <w:rPr>
          <w:rFonts w:hint="eastAsia"/>
        </w:rPr>
      </w:pPr>
    </w:p>
    <w:p w14:paraId="3EC0270B" w14:textId="77777777" w:rsidR="009A11FA" w:rsidRDefault="009A11FA" w:rsidP="009A11FA">
      <w:pPr>
        <w:pStyle w:val="afffb"/>
        <w:rPr>
          <w:rFonts w:hint="eastAsia"/>
        </w:rPr>
      </w:pPr>
    </w:p>
    <w:p w14:paraId="6CA6B4CC" w14:textId="77777777" w:rsidR="002F115C" w:rsidRDefault="002F115C" w:rsidP="009A11FA">
      <w:pPr>
        <w:pStyle w:val="afffb"/>
        <w:rPr>
          <w:rFonts w:hint="eastAsia"/>
        </w:rPr>
      </w:pPr>
    </w:p>
    <w:p w14:paraId="5272F437" w14:textId="77777777" w:rsidR="002F115C" w:rsidRDefault="002F115C" w:rsidP="009A11FA">
      <w:pPr>
        <w:pStyle w:val="afffb"/>
        <w:rPr>
          <w:rFonts w:hint="eastAsia"/>
        </w:rPr>
      </w:pPr>
    </w:p>
    <w:p w14:paraId="1F0FB06F" w14:textId="77777777" w:rsidR="002F115C" w:rsidRDefault="002F115C" w:rsidP="009A11FA">
      <w:pPr>
        <w:pStyle w:val="afffb"/>
        <w:rPr>
          <w:rFonts w:hint="eastAsia"/>
        </w:rPr>
      </w:pPr>
    </w:p>
    <w:p w14:paraId="37F04C9F" w14:textId="77777777" w:rsidR="002F115C" w:rsidRDefault="002F115C" w:rsidP="009A11FA">
      <w:pPr>
        <w:pStyle w:val="afffb"/>
        <w:rPr>
          <w:rFonts w:hint="eastAsia"/>
        </w:rPr>
      </w:pPr>
    </w:p>
    <w:p w14:paraId="18B82F61" w14:textId="77777777" w:rsidR="00A3184A" w:rsidRPr="00D67D32" w:rsidRDefault="00A3184A" w:rsidP="00D67D32">
      <w:pPr>
        <w:pStyle w:val="af2"/>
        <w:rPr>
          <w:rFonts w:hint="eastAsia"/>
        </w:rPr>
      </w:pPr>
      <w:bookmarkStart w:id="6" w:name="_Toc270063767"/>
      <w:bookmarkStart w:id="7" w:name="_Toc277579748"/>
      <w:r w:rsidRPr="00D67D32">
        <w:rPr>
          <w:rFonts w:hint="eastAsia"/>
        </w:rPr>
        <w:lastRenderedPageBreak/>
        <w:t>前    言</w:t>
      </w:r>
      <w:bookmarkEnd w:id="6"/>
      <w:bookmarkEnd w:id="7"/>
    </w:p>
    <w:p w14:paraId="6CFE57E1" w14:textId="77777777" w:rsidR="001E6471" w:rsidRPr="002738D4" w:rsidRDefault="001E6471" w:rsidP="002738D4">
      <w:pPr>
        <w:pStyle w:val="aff9"/>
        <w:spacing w:line="360" w:lineRule="auto"/>
        <w:ind w:firstLine="420"/>
        <w:rPr>
          <w:rFonts w:hint="eastAsia"/>
          <w:szCs w:val="21"/>
        </w:rPr>
      </w:pPr>
      <w:r w:rsidRPr="002738D4">
        <w:rPr>
          <w:rFonts w:hint="eastAsia"/>
          <w:szCs w:val="21"/>
        </w:rPr>
        <w:t xml:space="preserve">Q/CSR </w:t>
      </w:r>
      <w:r w:rsidR="007F6B12">
        <w:rPr>
          <w:szCs w:val="21"/>
        </w:rPr>
        <w:t>56</w:t>
      </w:r>
      <w:r w:rsidRPr="002738D4">
        <w:rPr>
          <w:rFonts w:hint="eastAsia"/>
          <w:szCs w:val="21"/>
        </w:rPr>
        <w:t>《</w:t>
      </w:r>
      <w:r w:rsidR="00EB7224" w:rsidRPr="002738D4">
        <w:rPr>
          <w:rFonts w:hint="eastAsia"/>
          <w:szCs w:val="21"/>
        </w:rPr>
        <w:t>三维建模通用规则</w:t>
      </w:r>
      <w:r w:rsidRPr="002738D4">
        <w:rPr>
          <w:rFonts w:hint="eastAsia"/>
          <w:szCs w:val="21"/>
        </w:rPr>
        <w:t>》分为</w:t>
      </w:r>
      <w:r w:rsidR="003E42CC" w:rsidRPr="002738D4">
        <w:rPr>
          <w:rFonts w:hint="eastAsia"/>
          <w:szCs w:val="21"/>
        </w:rPr>
        <w:t>五</w:t>
      </w:r>
      <w:r w:rsidRPr="002738D4">
        <w:rPr>
          <w:rFonts w:hint="eastAsia"/>
          <w:szCs w:val="21"/>
        </w:rPr>
        <w:t>个部分：</w:t>
      </w:r>
    </w:p>
    <w:p w14:paraId="747E430E" w14:textId="77777777" w:rsidR="001E6471" w:rsidRPr="002738D4" w:rsidRDefault="001E6471" w:rsidP="002738D4">
      <w:pPr>
        <w:pStyle w:val="aff9"/>
        <w:spacing w:line="360" w:lineRule="auto"/>
        <w:ind w:firstLine="420"/>
        <w:rPr>
          <w:rFonts w:hint="eastAsia"/>
          <w:szCs w:val="21"/>
        </w:rPr>
      </w:pPr>
      <w:r w:rsidRPr="002738D4">
        <w:rPr>
          <w:rFonts w:hint="eastAsia"/>
          <w:szCs w:val="21"/>
        </w:rPr>
        <w:t>—— 第</w:t>
      </w:r>
      <w:r w:rsidR="0048587C" w:rsidRPr="002738D4">
        <w:rPr>
          <w:rFonts w:hint="eastAsia"/>
          <w:szCs w:val="21"/>
        </w:rPr>
        <w:t>1</w:t>
      </w:r>
      <w:r w:rsidRPr="002738D4">
        <w:rPr>
          <w:rFonts w:hint="eastAsia"/>
          <w:szCs w:val="21"/>
        </w:rPr>
        <w:t>部分：通用要求；</w:t>
      </w:r>
    </w:p>
    <w:p w14:paraId="2ADF54B7" w14:textId="77777777" w:rsidR="001E6471" w:rsidRPr="002738D4" w:rsidRDefault="001E6471" w:rsidP="002738D4">
      <w:pPr>
        <w:pStyle w:val="aff9"/>
        <w:spacing w:line="360" w:lineRule="auto"/>
        <w:ind w:firstLine="420"/>
        <w:rPr>
          <w:rFonts w:hint="eastAsia"/>
          <w:szCs w:val="21"/>
        </w:rPr>
      </w:pPr>
      <w:r w:rsidRPr="002738D4">
        <w:rPr>
          <w:rFonts w:hint="eastAsia"/>
          <w:szCs w:val="21"/>
        </w:rPr>
        <w:t>—— 第</w:t>
      </w:r>
      <w:r w:rsidR="0048587C" w:rsidRPr="002738D4">
        <w:rPr>
          <w:rFonts w:hint="eastAsia"/>
          <w:szCs w:val="21"/>
        </w:rPr>
        <w:t>2</w:t>
      </w:r>
      <w:r w:rsidRPr="002738D4">
        <w:rPr>
          <w:rFonts w:hint="eastAsia"/>
          <w:szCs w:val="21"/>
        </w:rPr>
        <w:t>部分：</w:t>
      </w:r>
      <w:r w:rsidR="0048587C" w:rsidRPr="002738D4">
        <w:rPr>
          <w:rFonts w:hint="eastAsia"/>
          <w:szCs w:val="21"/>
        </w:rPr>
        <w:t>零件建模</w:t>
      </w:r>
      <w:r w:rsidRPr="002738D4">
        <w:rPr>
          <w:rFonts w:hint="eastAsia"/>
          <w:szCs w:val="21"/>
        </w:rPr>
        <w:t>；</w:t>
      </w:r>
    </w:p>
    <w:p w14:paraId="54C1C838" w14:textId="77777777" w:rsidR="001E6471" w:rsidRPr="002738D4" w:rsidRDefault="001E6471" w:rsidP="002738D4">
      <w:pPr>
        <w:pStyle w:val="aff9"/>
        <w:spacing w:line="360" w:lineRule="auto"/>
        <w:ind w:firstLine="420"/>
        <w:rPr>
          <w:rFonts w:hint="eastAsia"/>
          <w:szCs w:val="21"/>
        </w:rPr>
      </w:pPr>
      <w:r w:rsidRPr="002738D4">
        <w:rPr>
          <w:rFonts w:hint="eastAsia"/>
          <w:szCs w:val="21"/>
        </w:rPr>
        <w:t>—— 第</w:t>
      </w:r>
      <w:r w:rsidR="0048587C" w:rsidRPr="002738D4">
        <w:rPr>
          <w:rFonts w:hint="eastAsia"/>
          <w:szCs w:val="21"/>
        </w:rPr>
        <w:t>3</w:t>
      </w:r>
      <w:r w:rsidRPr="002738D4">
        <w:rPr>
          <w:rFonts w:hint="eastAsia"/>
          <w:szCs w:val="21"/>
        </w:rPr>
        <w:t>部分：</w:t>
      </w:r>
      <w:r w:rsidR="0048587C" w:rsidRPr="002738D4">
        <w:rPr>
          <w:rFonts w:hint="eastAsia"/>
          <w:szCs w:val="21"/>
        </w:rPr>
        <w:t>装配建模；</w:t>
      </w:r>
    </w:p>
    <w:p w14:paraId="292B0115" w14:textId="77777777" w:rsidR="001E6471" w:rsidRPr="002738D4" w:rsidRDefault="001E6471" w:rsidP="002738D4">
      <w:pPr>
        <w:pStyle w:val="aff9"/>
        <w:spacing w:line="360" w:lineRule="auto"/>
        <w:ind w:firstLine="420"/>
        <w:rPr>
          <w:rFonts w:hint="eastAsia"/>
          <w:szCs w:val="21"/>
        </w:rPr>
      </w:pPr>
      <w:r w:rsidRPr="002738D4">
        <w:rPr>
          <w:rFonts w:hint="eastAsia"/>
          <w:szCs w:val="21"/>
        </w:rPr>
        <w:t>—— 第</w:t>
      </w:r>
      <w:r w:rsidR="0048587C" w:rsidRPr="002738D4">
        <w:rPr>
          <w:rFonts w:hint="eastAsia"/>
          <w:szCs w:val="21"/>
        </w:rPr>
        <w:t>4</w:t>
      </w:r>
      <w:r w:rsidRPr="002738D4">
        <w:rPr>
          <w:rFonts w:hint="eastAsia"/>
          <w:szCs w:val="21"/>
        </w:rPr>
        <w:t>部分：</w:t>
      </w:r>
      <w:r w:rsidR="003E42CC" w:rsidRPr="002738D4">
        <w:rPr>
          <w:rFonts w:hint="eastAsia"/>
          <w:szCs w:val="21"/>
        </w:rPr>
        <w:t>模型投影工程图；</w:t>
      </w:r>
    </w:p>
    <w:p w14:paraId="71D55C51" w14:textId="77777777" w:rsidR="003E42CC" w:rsidRPr="002738D4" w:rsidRDefault="003E42CC" w:rsidP="002738D4">
      <w:pPr>
        <w:pStyle w:val="aff9"/>
        <w:spacing w:line="360" w:lineRule="auto"/>
        <w:ind w:firstLine="420"/>
        <w:rPr>
          <w:rFonts w:hint="eastAsia"/>
          <w:szCs w:val="21"/>
        </w:rPr>
      </w:pPr>
      <w:r w:rsidRPr="002738D4">
        <w:rPr>
          <w:rFonts w:hint="eastAsia"/>
          <w:szCs w:val="21"/>
        </w:rPr>
        <w:t>—— 第5部分：设计更改。</w:t>
      </w:r>
    </w:p>
    <w:p w14:paraId="21437987" w14:textId="77777777" w:rsidR="001E6471" w:rsidRPr="002738D4" w:rsidRDefault="001E6471" w:rsidP="002738D4">
      <w:pPr>
        <w:pStyle w:val="aff9"/>
        <w:spacing w:line="360" w:lineRule="auto"/>
        <w:ind w:firstLine="420"/>
        <w:rPr>
          <w:rFonts w:hint="eastAsia"/>
          <w:szCs w:val="21"/>
        </w:rPr>
      </w:pPr>
      <w:r w:rsidRPr="002738D4">
        <w:rPr>
          <w:rFonts w:hint="eastAsia"/>
          <w:szCs w:val="21"/>
        </w:rPr>
        <w:t xml:space="preserve">本部分为Q/CSR </w:t>
      </w:r>
      <w:r w:rsidR="007F6B12">
        <w:rPr>
          <w:szCs w:val="21"/>
        </w:rPr>
        <w:t>56</w:t>
      </w:r>
      <w:r w:rsidRPr="002738D4">
        <w:rPr>
          <w:rFonts w:hint="eastAsia"/>
          <w:szCs w:val="21"/>
        </w:rPr>
        <w:t>的第</w:t>
      </w:r>
      <w:r w:rsidR="001F6A38" w:rsidRPr="002738D4">
        <w:rPr>
          <w:rFonts w:hint="eastAsia"/>
          <w:szCs w:val="21"/>
        </w:rPr>
        <w:t>2</w:t>
      </w:r>
      <w:r w:rsidRPr="002738D4">
        <w:rPr>
          <w:rFonts w:hint="eastAsia"/>
          <w:szCs w:val="21"/>
        </w:rPr>
        <w:t>部分。</w:t>
      </w:r>
    </w:p>
    <w:p w14:paraId="3499EB50" w14:textId="77777777" w:rsidR="001F388E" w:rsidRPr="002738D4" w:rsidRDefault="001F388E" w:rsidP="002738D4">
      <w:pPr>
        <w:pStyle w:val="aff9"/>
        <w:spacing w:line="360" w:lineRule="auto"/>
        <w:ind w:firstLine="420"/>
        <w:rPr>
          <w:rFonts w:hint="eastAsia"/>
          <w:szCs w:val="21"/>
        </w:rPr>
      </w:pPr>
      <w:r w:rsidRPr="002738D4">
        <w:rPr>
          <w:rFonts w:hint="eastAsia"/>
          <w:szCs w:val="21"/>
        </w:rPr>
        <w:t>本</w:t>
      </w:r>
      <w:r w:rsidR="0048587C" w:rsidRPr="002738D4">
        <w:rPr>
          <w:rFonts w:hint="eastAsia"/>
          <w:szCs w:val="21"/>
        </w:rPr>
        <w:t>部分</w:t>
      </w:r>
      <w:r w:rsidRPr="002738D4">
        <w:rPr>
          <w:rFonts w:hint="eastAsia"/>
          <w:szCs w:val="21"/>
        </w:rPr>
        <w:t>由中国南车股份有限公司</w:t>
      </w:r>
      <w:r w:rsidR="00326E2F" w:rsidRPr="002738D4">
        <w:rPr>
          <w:rFonts w:hint="eastAsia"/>
          <w:szCs w:val="21"/>
        </w:rPr>
        <w:t>技术</w:t>
      </w:r>
      <w:r w:rsidRPr="002738D4">
        <w:rPr>
          <w:rFonts w:hint="eastAsia"/>
          <w:szCs w:val="21"/>
        </w:rPr>
        <w:t>标准化委员会秘书处</w:t>
      </w:r>
      <w:r w:rsidR="00326E2F" w:rsidRPr="002738D4">
        <w:rPr>
          <w:rFonts w:hint="eastAsia"/>
          <w:szCs w:val="21"/>
        </w:rPr>
        <w:t>提出并</w:t>
      </w:r>
      <w:r w:rsidRPr="002738D4">
        <w:rPr>
          <w:rFonts w:hint="eastAsia"/>
          <w:szCs w:val="21"/>
        </w:rPr>
        <w:t>归口。</w:t>
      </w:r>
    </w:p>
    <w:p w14:paraId="0FE5298B" w14:textId="77777777" w:rsidR="00A3184A" w:rsidRPr="002738D4" w:rsidRDefault="00A3184A" w:rsidP="002738D4">
      <w:pPr>
        <w:pStyle w:val="aff9"/>
        <w:spacing w:line="360" w:lineRule="auto"/>
        <w:ind w:firstLine="420"/>
        <w:rPr>
          <w:rFonts w:hint="eastAsia"/>
          <w:szCs w:val="21"/>
        </w:rPr>
      </w:pPr>
      <w:r w:rsidRPr="002738D4">
        <w:rPr>
          <w:rFonts w:hint="eastAsia"/>
          <w:szCs w:val="21"/>
        </w:rPr>
        <w:t>本</w:t>
      </w:r>
      <w:r w:rsidR="00EB7224" w:rsidRPr="002738D4">
        <w:rPr>
          <w:rFonts w:hint="eastAsia"/>
          <w:szCs w:val="21"/>
        </w:rPr>
        <w:t>部分</w:t>
      </w:r>
      <w:r w:rsidRPr="002738D4">
        <w:rPr>
          <w:rFonts w:hint="eastAsia"/>
          <w:szCs w:val="21"/>
        </w:rPr>
        <w:t>主要起草单位：</w:t>
      </w:r>
      <w:r w:rsidR="008D4C55" w:rsidRPr="002738D4">
        <w:rPr>
          <w:rFonts w:hint="eastAsia"/>
          <w:szCs w:val="21"/>
        </w:rPr>
        <w:t>南车青岛四方机车车辆股份有限公司</w:t>
      </w:r>
      <w:r w:rsidR="00D50463" w:rsidRPr="002738D4">
        <w:rPr>
          <w:rFonts w:hint="eastAsia"/>
          <w:szCs w:val="21"/>
        </w:rPr>
        <w:t>、</w:t>
      </w:r>
      <w:r w:rsidR="008D4C55" w:rsidRPr="002738D4">
        <w:rPr>
          <w:rFonts w:hint="eastAsia"/>
          <w:szCs w:val="21"/>
        </w:rPr>
        <w:t>南车长江车辆有限公司</w:t>
      </w:r>
      <w:r w:rsidR="007D486C" w:rsidRPr="002738D4">
        <w:rPr>
          <w:rFonts w:hint="eastAsia"/>
          <w:szCs w:val="21"/>
        </w:rPr>
        <w:t>、</w:t>
      </w:r>
      <w:r w:rsidR="00230BF8" w:rsidRPr="002738D4">
        <w:rPr>
          <w:rFonts w:hint="eastAsia"/>
          <w:szCs w:val="21"/>
        </w:rPr>
        <w:t>南车戚墅堰机车有限公司、</w:t>
      </w:r>
      <w:r w:rsidR="008D4C55" w:rsidRPr="002738D4">
        <w:rPr>
          <w:rFonts w:hint="eastAsia"/>
          <w:szCs w:val="21"/>
        </w:rPr>
        <w:t>南车株洲电力机车有限公司</w:t>
      </w:r>
      <w:r w:rsidR="00230BF8" w:rsidRPr="002738D4">
        <w:rPr>
          <w:rFonts w:hint="eastAsia"/>
          <w:szCs w:val="21"/>
        </w:rPr>
        <w:t>、南车戚墅堰</w:t>
      </w:r>
      <w:r w:rsidR="00934B5D" w:rsidRPr="002738D4">
        <w:rPr>
          <w:rFonts w:hint="eastAsia"/>
          <w:szCs w:val="21"/>
        </w:rPr>
        <w:t>机车车辆</w:t>
      </w:r>
      <w:r w:rsidR="00230BF8" w:rsidRPr="002738D4">
        <w:rPr>
          <w:rFonts w:hint="eastAsia"/>
          <w:szCs w:val="21"/>
        </w:rPr>
        <w:t>工艺研究所有限公司、南车株洲电力机车研究所有限公司、南车株洲电机有限公司</w:t>
      </w:r>
      <w:r w:rsidR="001F388E" w:rsidRPr="002738D4">
        <w:rPr>
          <w:rFonts w:hint="eastAsia"/>
          <w:szCs w:val="21"/>
        </w:rPr>
        <w:t>。</w:t>
      </w:r>
    </w:p>
    <w:p w14:paraId="657765ED" w14:textId="77777777" w:rsidR="0090723B" w:rsidRPr="002738D4" w:rsidRDefault="00326E2F" w:rsidP="002738D4">
      <w:pPr>
        <w:pStyle w:val="aff9"/>
        <w:spacing w:line="360" w:lineRule="auto"/>
        <w:ind w:firstLine="420"/>
        <w:rPr>
          <w:szCs w:val="21"/>
        </w:rPr>
        <w:sectPr w:rsidR="0090723B" w:rsidRPr="002738D4">
          <w:headerReference w:type="even" r:id="rId12"/>
          <w:headerReference w:type="default" r:id="rId13"/>
          <w:footerReference w:type="even" r:id="rId14"/>
          <w:footerReference w:type="default" r:id="rId15"/>
          <w:pgSz w:w="11907" w:h="16839"/>
          <w:pgMar w:top="1418" w:right="1134" w:bottom="1134" w:left="1418" w:header="1418" w:footer="851" w:gutter="0"/>
          <w:pgNumType w:fmt="upperRoman" w:start="1"/>
          <w:cols w:space="425"/>
          <w:docGrid w:type="lines" w:linePitch="312"/>
        </w:sectPr>
      </w:pPr>
      <w:r w:rsidRPr="002738D4">
        <w:rPr>
          <w:rFonts w:hint="eastAsia"/>
          <w:szCs w:val="21"/>
        </w:rPr>
        <w:t>本部分</w:t>
      </w:r>
      <w:r w:rsidR="00A3184A" w:rsidRPr="002738D4">
        <w:rPr>
          <w:rFonts w:hint="eastAsia"/>
          <w:szCs w:val="21"/>
        </w:rPr>
        <w:t>主要起草人：</w:t>
      </w:r>
      <w:r w:rsidR="00230BF8" w:rsidRPr="002738D4">
        <w:rPr>
          <w:rFonts w:hint="eastAsia"/>
          <w:szCs w:val="21"/>
        </w:rPr>
        <w:t>耿前臻、</w:t>
      </w:r>
      <w:r w:rsidR="00212360" w:rsidRPr="002738D4">
        <w:rPr>
          <w:rFonts w:hint="eastAsia"/>
          <w:szCs w:val="21"/>
        </w:rPr>
        <w:t>杨  浩、</w:t>
      </w:r>
      <w:r w:rsidR="00230BF8" w:rsidRPr="002738D4">
        <w:rPr>
          <w:rFonts w:hint="eastAsia"/>
          <w:szCs w:val="21"/>
        </w:rPr>
        <w:t>陈  伟、</w:t>
      </w:r>
      <w:r w:rsidR="004A30E7" w:rsidRPr="002738D4">
        <w:rPr>
          <w:rFonts w:hint="eastAsia"/>
          <w:szCs w:val="21"/>
        </w:rPr>
        <w:t>李</w:t>
      </w:r>
      <w:r w:rsidR="001F6A38" w:rsidRPr="002738D4">
        <w:rPr>
          <w:rFonts w:hint="eastAsia"/>
          <w:szCs w:val="21"/>
        </w:rPr>
        <w:t>培</w:t>
      </w:r>
      <w:r w:rsidR="00230BF8" w:rsidRPr="002738D4">
        <w:rPr>
          <w:rFonts w:hint="eastAsia"/>
          <w:szCs w:val="21"/>
        </w:rPr>
        <w:t>功、雷张文、陈维金、汤亚宇、骆毅。</w:t>
      </w:r>
    </w:p>
    <w:p w14:paraId="308E2A49" w14:textId="77777777" w:rsidR="00A3184A" w:rsidRPr="001C1F3E" w:rsidRDefault="007D486C" w:rsidP="007D486C">
      <w:pPr>
        <w:pStyle w:val="afffa"/>
        <w:rPr>
          <w:rFonts w:hint="eastAsia"/>
        </w:rPr>
      </w:pPr>
      <w:bookmarkStart w:id="8" w:name="SectionMark4"/>
      <w:bookmarkStart w:id="9" w:name="_Toc267293573"/>
      <w:bookmarkStart w:id="10" w:name="_Toc267293675"/>
      <w:bookmarkStart w:id="11" w:name="_Toc267293797"/>
      <w:bookmarkStart w:id="12" w:name="_Toc268267194"/>
      <w:bookmarkStart w:id="13" w:name="_Toc270062492"/>
      <w:bookmarkStart w:id="14" w:name="_Toc270063768"/>
      <w:bookmarkEnd w:id="2"/>
      <w:r w:rsidRPr="001C1F3E">
        <w:rPr>
          <w:rFonts w:hint="eastAsia"/>
        </w:rPr>
        <w:lastRenderedPageBreak/>
        <w:t>三维建模通用</w:t>
      </w:r>
      <w:proofErr w:type="gramStart"/>
      <w:r w:rsidRPr="001C1F3E">
        <w:rPr>
          <w:rFonts w:hint="eastAsia"/>
        </w:rPr>
        <w:t>规则</w:t>
      </w:r>
      <w:r w:rsidR="00571D01" w:rsidRPr="001C1F3E">
        <w:rPr>
          <w:rFonts w:hint="eastAsia"/>
        </w:rPr>
        <w:t>第2</w:t>
      </w:r>
      <w:proofErr w:type="gramEnd"/>
      <w:r w:rsidR="00571D01" w:rsidRPr="001C1F3E">
        <w:rPr>
          <w:rFonts w:hint="eastAsia"/>
        </w:rPr>
        <w:t>部分：零件建模</w:t>
      </w:r>
      <w:bookmarkEnd w:id="9"/>
      <w:bookmarkEnd w:id="10"/>
      <w:bookmarkEnd w:id="11"/>
      <w:bookmarkEnd w:id="12"/>
      <w:bookmarkEnd w:id="13"/>
      <w:bookmarkEnd w:id="14"/>
    </w:p>
    <w:p w14:paraId="58F90FA7" w14:textId="77777777" w:rsidR="00571D01" w:rsidRPr="00F26C64" w:rsidRDefault="00571D01" w:rsidP="00571D01">
      <w:pPr>
        <w:pStyle w:val="af3"/>
        <w:spacing w:before="156" w:after="156" w:line="360" w:lineRule="auto"/>
        <w:rPr>
          <w:rFonts w:hAnsi="宋体" w:hint="eastAsia"/>
          <w:szCs w:val="21"/>
        </w:rPr>
      </w:pPr>
      <w:bookmarkStart w:id="15" w:name="_Toc243384349"/>
      <w:bookmarkStart w:id="16" w:name="_Toc277579749"/>
      <w:r w:rsidRPr="00F26C64">
        <w:rPr>
          <w:rFonts w:hAnsi="宋体" w:hint="eastAsia"/>
          <w:szCs w:val="21"/>
        </w:rPr>
        <w:t>范围</w:t>
      </w:r>
      <w:bookmarkEnd w:id="15"/>
      <w:bookmarkEnd w:id="16"/>
    </w:p>
    <w:p w14:paraId="65DA7167" w14:textId="77777777" w:rsidR="00571D01" w:rsidRPr="00F26C64" w:rsidRDefault="00571D01" w:rsidP="00F26C64">
      <w:pPr>
        <w:pStyle w:val="affff8"/>
        <w:spacing w:before="50" w:after="50" w:line="360" w:lineRule="auto"/>
        <w:ind w:firstLineChars="200" w:firstLine="420"/>
        <w:rPr>
          <w:rFonts w:ascii="宋体" w:eastAsia="宋体" w:hAnsi="宋体"/>
          <w:sz w:val="21"/>
          <w:szCs w:val="21"/>
        </w:rPr>
      </w:pPr>
      <w:r w:rsidRPr="00F26C64">
        <w:rPr>
          <w:rFonts w:ascii="宋体" w:eastAsia="宋体" w:hAnsi="宋体" w:hint="eastAsia"/>
          <w:sz w:val="21"/>
          <w:szCs w:val="21"/>
        </w:rPr>
        <w:t>Q</w:t>
      </w:r>
      <w:r w:rsidRPr="00F26C64">
        <w:rPr>
          <w:rFonts w:ascii="宋体" w:eastAsia="宋体" w:hAnsi="宋体"/>
          <w:sz w:val="21"/>
          <w:szCs w:val="21"/>
        </w:rPr>
        <w:t>/</w:t>
      </w:r>
      <w:r w:rsidRPr="00F26C64">
        <w:rPr>
          <w:rFonts w:ascii="宋体" w:eastAsia="宋体" w:hAnsi="宋体" w:hint="eastAsia"/>
          <w:sz w:val="21"/>
          <w:szCs w:val="21"/>
        </w:rPr>
        <w:t>CSR</w:t>
      </w:r>
      <w:r w:rsidR="004E5502" w:rsidRPr="00F26C64">
        <w:rPr>
          <w:rFonts w:ascii="宋体" w:eastAsia="宋体" w:hAnsi="宋体"/>
          <w:sz w:val="21"/>
          <w:szCs w:val="21"/>
        </w:rPr>
        <w:t xml:space="preserve"> </w:t>
      </w:r>
      <w:r w:rsidR="00B77B02">
        <w:rPr>
          <w:rFonts w:ascii="宋体" w:eastAsia="宋体" w:hAnsi="宋体"/>
          <w:sz w:val="21"/>
          <w:szCs w:val="21"/>
        </w:rPr>
        <w:t>56</w:t>
      </w:r>
      <w:r w:rsidRPr="00F26C64">
        <w:rPr>
          <w:rFonts w:ascii="宋体" w:eastAsia="宋体" w:hAnsi="宋体"/>
          <w:sz w:val="21"/>
          <w:szCs w:val="21"/>
        </w:rPr>
        <w:t>的本部</w:t>
      </w:r>
      <w:proofErr w:type="gramStart"/>
      <w:r w:rsidRPr="00F26C64">
        <w:rPr>
          <w:rFonts w:ascii="宋体" w:eastAsia="宋体" w:hAnsi="宋体"/>
          <w:sz w:val="21"/>
          <w:szCs w:val="21"/>
        </w:rPr>
        <w:t>分</w:t>
      </w:r>
      <w:r w:rsidRPr="00F26C64">
        <w:rPr>
          <w:rFonts w:ascii="宋体" w:eastAsia="宋体" w:hAnsi="宋体" w:hint="eastAsia"/>
          <w:sz w:val="21"/>
          <w:szCs w:val="21"/>
        </w:rPr>
        <w:t>规定</w:t>
      </w:r>
      <w:proofErr w:type="gramEnd"/>
      <w:r w:rsidRPr="00713F87">
        <w:rPr>
          <w:rFonts w:ascii="宋体" w:eastAsia="宋体" w:hAnsi="宋体" w:hint="eastAsia"/>
          <w:sz w:val="21"/>
          <w:szCs w:val="21"/>
        </w:rPr>
        <w:t>了</w:t>
      </w:r>
      <w:r w:rsidR="0022635D" w:rsidRPr="00713F87">
        <w:rPr>
          <w:rFonts w:ascii="宋体" w:eastAsia="宋体" w:hAnsi="宋体" w:hint="eastAsia"/>
          <w:sz w:val="21"/>
          <w:szCs w:val="21"/>
        </w:rPr>
        <w:t>机械</w:t>
      </w:r>
      <w:r w:rsidRPr="00713F87">
        <w:rPr>
          <w:rFonts w:ascii="宋体" w:eastAsia="宋体" w:hAnsi="宋体" w:hint="eastAsia"/>
          <w:sz w:val="21"/>
          <w:szCs w:val="21"/>
        </w:rPr>
        <w:t>产品</w:t>
      </w:r>
      <w:r w:rsidRPr="00713F87">
        <w:rPr>
          <w:rFonts w:ascii="宋体" w:eastAsia="宋体" w:hAnsi="宋体"/>
          <w:sz w:val="21"/>
          <w:szCs w:val="21"/>
        </w:rPr>
        <w:t>零</w:t>
      </w:r>
      <w:r w:rsidRPr="00F26C64">
        <w:rPr>
          <w:rFonts w:ascii="宋体" w:eastAsia="宋体" w:hAnsi="宋体"/>
          <w:sz w:val="21"/>
          <w:szCs w:val="21"/>
        </w:rPr>
        <w:t>件建模的</w:t>
      </w:r>
      <w:r w:rsidRPr="00F26C64">
        <w:rPr>
          <w:rFonts w:ascii="宋体" w:eastAsia="宋体" w:hAnsi="宋体" w:hint="eastAsia"/>
          <w:sz w:val="21"/>
          <w:szCs w:val="21"/>
        </w:rPr>
        <w:t>基本</w:t>
      </w:r>
      <w:r w:rsidRPr="00F26C64">
        <w:rPr>
          <w:rFonts w:ascii="宋体" w:eastAsia="宋体" w:hAnsi="宋体"/>
          <w:sz w:val="21"/>
          <w:szCs w:val="21"/>
        </w:rPr>
        <w:t>原则</w:t>
      </w:r>
      <w:r w:rsidRPr="00F26C64">
        <w:rPr>
          <w:rFonts w:ascii="宋体" w:eastAsia="宋体" w:hAnsi="宋体" w:hint="eastAsia"/>
          <w:sz w:val="21"/>
          <w:szCs w:val="21"/>
        </w:rPr>
        <w:t>、通用和分类</w:t>
      </w:r>
      <w:r w:rsidRPr="00F26C64">
        <w:rPr>
          <w:rFonts w:ascii="宋体" w:eastAsia="宋体" w:hAnsi="宋体"/>
          <w:sz w:val="21"/>
          <w:szCs w:val="21"/>
        </w:rPr>
        <w:t>要求</w:t>
      </w:r>
      <w:r w:rsidRPr="00F26C64">
        <w:rPr>
          <w:rFonts w:ascii="宋体" w:eastAsia="宋体" w:hAnsi="宋体" w:hint="eastAsia"/>
          <w:sz w:val="21"/>
          <w:szCs w:val="21"/>
        </w:rPr>
        <w:t>、建模流程</w:t>
      </w:r>
      <w:r w:rsidRPr="00F26C64">
        <w:rPr>
          <w:rFonts w:ascii="宋体" w:eastAsia="宋体" w:hAnsi="宋体"/>
          <w:sz w:val="21"/>
          <w:szCs w:val="21"/>
        </w:rPr>
        <w:t>以及模型简化、检查</w:t>
      </w:r>
      <w:r w:rsidRPr="00F26C64">
        <w:rPr>
          <w:rFonts w:ascii="宋体" w:eastAsia="宋体" w:hAnsi="宋体" w:hint="eastAsia"/>
          <w:sz w:val="21"/>
          <w:szCs w:val="21"/>
        </w:rPr>
        <w:t>、DFM要求</w:t>
      </w:r>
      <w:r w:rsidRPr="00F26C64">
        <w:rPr>
          <w:rFonts w:ascii="宋体" w:eastAsia="宋体" w:hAnsi="宋体"/>
          <w:sz w:val="21"/>
          <w:szCs w:val="21"/>
        </w:rPr>
        <w:t>、发布与应用。</w:t>
      </w:r>
    </w:p>
    <w:p w14:paraId="083D604D" w14:textId="77777777" w:rsidR="00571D01" w:rsidRPr="00F26C64" w:rsidRDefault="00571D01" w:rsidP="00F26C64">
      <w:pPr>
        <w:pStyle w:val="affff8"/>
        <w:spacing w:before="50" w:after="50" w:line="360" w:lineRule="auto"/>
        <w:ind w:firstLineChars="200" w:firstLine="420"/>
        <w:rPr>
          <w:rFonts w:ascii="宋体" w:eastAsia="宋体" w:hAnsi="宋体"/>
          <w:sz w:val="21"/>
          <w:szCs w:val="21"/>
        </w:rPr>
      </w:pPr>
      <w:r w:rsidRPr="00CF1728">
        <w:rPr>
          <w:rFonts w:ascii="宋体" w:eastAsia="宋体" w:hAnsi="宋体"/>
          <w:sz w:val="21"/>
          <w:szCs w:val="21"/>
        </w:rPr>
        <w:t>本部分适用</w:t>
      </w:r>
      <w:r w:rsidRPr="00713F87">
        <w:rPr>
          <w:rFonts w:ascii="宋体" w:eastAsia="宋体" w:hAnsi="宋体"/>
          <w:sz w:val="21"/>
          <w:szCs w:val="21"/>
        </w:rPr>
        <w:t>于</w:t>
      </w:r>
      <w:r w:rsidR="00EE62D1" w:rsidRPr="00713F87">
        <w:rPr>
          <w:rFonts w:ascii="宋体" w:eastAsia="宋体" w:hAnsi="宋体" w:hint="eastAsia"/>
          <w:sz w:val="21"/>
          <w:szCs w:val="21"/>
        </w:rPr>
        <w:t>机械</w:t>
      </w:r>
      <w:r w:rsidR="005D2B1A" w:rsidRPr="00713F87">
        <w:rPr>
          <w:rFonts w:ascii="宋体" w:eastAsia="宋体" w:hAnsi="宋体" w:hint="eastAsia"/>
          <w:sz w:val="21"/>
          <w:szCs w:val="21"/>
        </w:rPr>
        <w:t>产品</w:t>
      </w:r>
      <w:r w:rsidR="005D2B1A" w:rsidRPr="00713F87">
        <w:rPr>
          <w:rFonts w:ascii="宋体" w:eastAsia="宋体" w:hAnsi="宋体"/>
          <w:sz w:val="21"/>
          <w:szCs w:val="21"/>
        </w:rPr>
        <w:t>零</w:t>
      </w:r>
      <w:r w:rsidR="005D2B1A" w:rsidRPr="00CF1728">
        <w:rPr>
          <w:rFonts w:ascii="宋体" w:eastAsia="宋体" w:hAnsi="宋体"/>
          <w:sz w:val="21"/>
          <w:szCs w:val="21"/>
        </w:rPr>
        <w:t>件</w:t>
      </w:r>
      <w:r w:rsidRPr="00CF1728">
        <w:rPr>
          <w:rFonts w:ascii="宋体" w:eastAsia="宋体" w:hAnsi="宋体"/>
          <w:sz w:val="21"/>
          <w:szCs w:val="21"/>
        </w:rPr>
        <w:t>三维建模过程中模型的构建、应用和管理。</w:t>
      </w:r>
      <w:r w:rsidR="007C29F5" w:rsidRPr="00CF1728">
        <w:rPr>
          <w:rFonts w:ascii="宋体" w:eastAsia="宋体" w:hAnsi="宋体" w:hint="eastAsia"/>
          <w:sz w:val="21"/>
          <w:szCs w:val="21"/>
        </w:rPr>
        <w:t>对于新能源、新能源汽车、工装、工具、夹具、装备等，建议使用本标准。</w:t>
      </w:r>
    </w:p>
    <w:p w14:paraId="35A42252" w14:textId="77777777" w:rsidR="00571D01" w:rsidRPr="00F26C64" w:rsidRDefault="00571D01" w:rsidP="00571D01">
      <w:pPr>
        <w:pStyle w:val="af3"/>
        <w:spacing w:before="156" w:after="156" w:line="360" w:lineRule="auto"/>
        <w:rPr>
          <w:rFonts w:hAnsi="宋体"/>
          <w:szCs w:val="21"/>
        </w:rPr>
      </w:pPr>
      <w:bookmarkStart w:id="17" w:name="_Toc243384350"/>
      <w:bookmarkStart w:id="18" w:name="_Toc277579750"/>
      <w:r w:rsidRPr="00F26C64">
        <w:rPr>
          <w:rFonts w:hAnsi="宋体"/>
          <w:szCs w:val="21"/>
        </w:rPr>
        <w:t>规范性引用文件</w:t>
      </w:r>
      <w:bookmarkEnd w:id="17"/>
      <w:bookmarkEnd w:id="18"/>
    </w:p>
    <w:p w14:paraId="74C56E0A" w14:textId="77777777" w:rsidR="00571D01" w:rsidRPr="00F26C64" w:rsidRDefault="00571D01" w:rsidP="00F26C64">
      <w:pPr>
        <w:pStyle w:val="aff9"/>
        <w:tabs>
          <w:tab w:val="left" w:pos="7770"/>
        </w:tabs>
        <w:spacing w:line="360" w:lineRule="auto"/>
        <w:ind w:firstLine="420"/>
        <w:rPr>
          <w:rFonts w:hAnsi="宋体"/>
          <w:noProof w:val="0"/>
          <w:szCs w:val="21"/>
        </w:rPr>
      </w:pPr>
      <w:r w:rsidRPr="00F26C64">
        <w:rPr>
          <w:rFonts w:hAnsi="宋体"/>
          <w:noProof w:val="0"/>
          <w:szCs w:val="21"/>
        </w:rPr>
        <w:t>下列文件</w:t>
      </w:r>
      <w:r w:rsidRPr="00F26C64">
        <w:rPr>
          <w:rFonts w:hAnsi="宋体" w:hint="eastAsia"/>
          <w:noProof w:val="0"/>
          <w:szCs w:val="21"/>
        </w:rPr>
        <w:t>对于本文件的应用是必不可少的</w:t>
      </w:r>
      <w:r w:rsidRPr="00F26C64">
        <w:rPr>
          <w:rFonts w:hAnsi="宋体"/>
          <w:noProof w:val="0"/>
          <w:szCs w:val="21"/>
        </w:rPr>
        <w:t>。凡是注日期的引用文件，</w:t>
      </w:r>
      <w:r w:rsidRPr="00F26C64">
        <w:rPr>
          <w:rFonts w:hAnsi="宋体" w:hint="eastAsia"/>
          <w:noProof w:val="0"/>
          <w:szCs w:val="21"/>
        </w:rPr>
        <w:t>仅注日期的版本适用于本文件</w:t>
      </w:r>
      <w:r w:rsidRPr="00F26C64">
        <w:rPr>
          <w:rFonts w:hAnsi="宋体"/>
          <w:noProof w:val="0"/>
          <w:szCs w:val="21"/>
        </w:rPr>
        <w:t>。凡是不注日期的引用文件，其最新版本</w:t>
      </w:r>
      <w:r w:rsidRPr="00F26C64">
        <w:rPr>
          <w:rFonts w:hAnsi="宋体" w:hint="eastAsia"/>
          <w:noProof w:val="0"/>
          <w:szCs w:val="21"/>
        </w:rPr>
        <w:t>（包括所有的修改单）</w:t>
      </w:r>
      <w:r w:rsidRPr="00F26C64">
        <w:rPr>
          <w:rFonts w:hAnsi="宋体"/>
          <w:noProof w:val="0"/>
          <w:szCs w:val="21"/>
        </w:rPr>
        <w:t>适用于</w:t>
      </w:r>
      <w:r w:rsidRPr="00713F87">
        <w:rPr>
          <w:rFonts w:hAnsi="宋体"/>
          <w:noProof w:val="0"/>
          <w:szCs w:val="21"/>
        </w:rPr>
        <w:t>本</w:t>
      </w:r>
      <w:r w:rsidR="00FC1E27" w:rsidRPr="00713F87">
        <w:rPr>
          <w:rFonts w:hAnsi="宋体" w:hint="eastAsia"/>
          <w:noProof w:val="0"/>
          <w:szCs w:val="21"/>
        </w:rPr>
        <w:t>部分</w:t>
      </w:r>
      <w:r w:rsidRPr="00F26C64">
        <w:rPr>
          <w:rFonts w:hAnsi="宋体"/>
          <w:noProof w:val="0"/>
          <w:szCs w:val="21"/>
        </w:rPr>
        <w:t>。</w:t>
      </w:r>
    </w:p>
    <w:p w14:paraId="551B760F" w14:textId="77777777" w:rsidR="00571D01" w:rsidRPr="00F26C64" w:rsidRDefault="00571D01" w:rsidP="00F26C64">
      <w:pPr>
        <w:pStyle w:val="aff9"/>
        <w:tabs>
          <w:tab w:val="left" w:pos="7770"/>
        </w:tabs>
        <w:spacing w:line="360" w:lineRule="auto"/>
        <w:ind w:firstLine="420"/>
        <w:rPr>
          <w:rFonts w:hAnsi="宋体"/>
          <w:noProof w:val="0"/>
          <w:szCs w:val="21"/>
        </w:rPr>
      </w:pPr>
      <w:r w:rsidRPr="00F26C64">
        <w:rPr>
          <w:rFonts w:hAnsi="宋体"/>
          <w:noProof w:val="0"/>
          <w:szCs w:val="21"/>
        </w:rPr>
        <w:t xml:space="preserve">GB/T 4458.5 </w:t>
      </w:r>
      <w:r w:rsidRPr="00F26C64">
        <w:rPr>
          <w:rFonts w:hAnsi="宋体" w:hint="eastAsia"/>
          <w:noProof w:val="0"/>
          <w:szCs w:val="21"/>
        </w:rPr>
        <w:t xml:space="preserve"> </w:t>
      </w:r>
      <w:r w:rsidRPr="00F26C64">
        <w:rPr>
          <w:rFonts w:hAnsi="宋体"/>
          <w:noProof w:val="0"/>
          <w:szCs w:val="21"/>
        </w:rPr>
        <w:t>机械制图  尺寸公差与配合注法</w:t>
      </w:r>
    </w:p>
    <w:p w14:paraId="198D042E"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noProof w:val="0"/>
          <w:szCs w:val="21"/>
        </w:rPr>
        <w:t>GB/T 6403.1</w:t>
      </w:r>
      <w:r w:rsidRPr="00F26C64">
        <w:rPr>
          <w:rFonts w:hAnsi="宋体" w:hint="eastAsia"/>
          <w:noProof w:val="0"/>
          <w:szCs w:val="21"/>
        </w:rPr>
        <w:t xml:space="preserve">  </w:t>
      </w:r>
      <w:r w:rsidRPr="00F26C64">
        <w:rPr>
          <w:rFonts w:hAnsi="宋体"/>
          <w:noProof w:val="0"/>
          <w:szCs w:val="21"/>
        </w:rPr>
        <w:t>球面半径</w:t>
      </w:r>
    </w:p>
    <w:p w14:paraId="51E60D4F"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noProof w:val="0"/>
          <w:szCs w:val="21"/>
        </w:rPr>
        <w:t>GB/T 6403.2</w:t>
      </w:r>
      <w:r w:rsidRPr="00F26C64">
        <w:rPr>
          <w:rFonts w:hAnsi="宋体" w:hint="eastAsia"/>
          <w:noProof w:val="0"/>
          <w:szCs w:val="21"/>
        </w:rPr>
        <w:t xml:space="preserve">  润滑槽</w:t>
      </w:r>
    </w:p>
    <w:p w14:paraId="01997D2C"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noProof w:val="0"/>
          <w:szCs w:val="21"/>
        </w:rPr>
        <w:t>GB/T 6403.3</w:t>
      </w:r>
      <w:r w:rsidRPr="00F26C64">
        <w:rPr>
          <w:rFonts w:hAnsi="宋体" w:hint="eastAsia"/>
          <w:noProof w:val="0"/>
          <w:szCs w:val="21"/>
        </w:rPr>
        <w:t xml:space="preserve">  滚花</w:t>
      </w:r>
    </w:p>
    <w:p w14:paraId="7863C2EB"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noProof w:val="0"/>
          <w:szCs w:val="21"/>
        </w:rPr>
        <w:t>GB/T 6403.4</w:t>
      </w:r>
      <w:r w:rsidRPr="00F26C64">
        <w:rPr>
          <w:rFonts w:hAnsi="宋体" w:hint="eastAsia"/>
          <w:noProof w:val="0"/>
          <w:szCs w:val="21"/>
        </w:rPr>
        <w:t xml:space="preserve">  </w:t>
      </w:r>
      <w:proofErr w:type="gramStart"/>
      <w:r w:rsidRPr="00F26C64">
        <w:rPr>
          <w:rFonts w:hAnsi="宋体" w:hint="eastAsia"/>
          <w:noProof w:val="0"/>
          <w:szCs w:val="21"/>
        </w:rPr>
        <w:t>零件倒圆与</w:t>
      </w:r>
      <w:proofErr w:type="gramEnd"/>
      <w:r w:rsidRPr="00F26C64">
        <w:rPr>
          <w:rFonts w:hAnsi="宋体" w:hint="eastAsia"/>
          <w:noProof w:val="0"/>
          <w:szCs w:val="21"/>
        </w:rPr>
        <w:t>倒角</w:t>
      </w:r>
    </w:p>
    <w:p w14:paraId="2639AB95" w14:textId="77777777" w:rsidR="00571D01" w:rsidRPr="00F26C64" w:rsidRDefault="00571D01" w:rsidP="00F26C64">
      <w:pPr>
        <w:pStyle w:val="aff9"/>
        <w:tabs>
          <w:tab w:val="left" w:pos="7770"/>
        </w:tabs>
        <w:spacing w:line="360" w:lineRule="auto"/>
        <w:ind w:firstLine="420"/>
        <w:rPr>
          <w:rFonts w:hAnsi="宋体"/>
          <w:noProof w:val="0"/>
          <w:szCs w:val="21"/>
        </w:rPr>
      </w:pPr>
      <w:r w:rsidRPr="00F26C64">
        <w:rPr>
          <w:rFonts w:hAnsi="宋体"/>
          <w:noProof w:val="0"/>
          <w:szCs w:val="21"/>
        </w:rPr>
        <w:t>GB/T 6403.5</w:t>
      </w:r>
      <w:r w:rsidRPr="00F26C64">
        <w:rPr>
          <w:rFonts w:hAnsi="宋体" w:hint="eastAsia"/>
          <w:noProof w:val="0"/>
          <w:szCs w:val="21"/>
        </w:rPr>
        <w:t xml:space="preserve">  砂轮</w:t>
      </w:r>
      <w:proofErr w:type="gramStart"/>
      <w:r w:rsidRPr="00F26C64">
        <w:rPr>
          <w:rFonts w:hAnsi="宋体" w:hint="eastAsia"/>
          <w:noProof w:val="0"/>
          <w:szCs w:val="21"/>
        </w:rPr>
        <w:t>越程槽</w:t>
      </w:r>
      <w:proofErr w:type="gramEnd"/>
    </w:p>
    <w:p w14:paraId="0D783C0A" w14:textId="77777777" w:rsidR="00571D01" w:rsidRPr="00F26C64" w:rsidRDefault="00571D01" w:rsidP="00F26C64">
      <w:pPr>
        <w:pStyle w:val="aff9"/>
        <w:tabs>
          <w:tab w:val="left" w:pos="7770"/>
        </w:tabs>
        <w:spacing w:line="360" w:lineRule="auto"/>
        <w:ind w:firstLine="420"/>
        <w:rPr>
          <w:rFonts w:hAnsi="宋体"/>
          <w:noProof w:val="0"/>
          <w:szCs w:val="21"/>
        </w:rPr>
      </w:pPr>
      <w:r w:rsidRPr="00F26C64">
        <w:rPr>
          <w:rFonts w:hAnsi="宋体" w:hint="eastAsia"/>
          <w:noProof w:val="0"/>
          <w:szCs w:val="21"/>
        </w:rPr>
        <w:t>GB/T 24734.1  技术产品文件  数字化产品定义数据通则  第1部分：术语与定义</w:t>
      </w:r>
    </w:p>
    <w:p w14:paraId="58A3F4FE"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noProof w:val="0"/>
          <w:szCs w:val="21"/>
        </w:rPr>
        <w:t>GB/T 24734.11</w:t>
      </w:r>
      <w:r w:rsidRPr="00F26C64">
        <w:rPr>
          <w:rFonts w:hAnsi="宋体" w:hint="eastAsia"/>
          <w:noProof w:val="0"/>
          <w:szCs w:val="21"/>
        </w:rPr>
        <w:t xml:space="preserve">  </w:t>
      </w:r>
      <w:r w:rsidRPr="00F26C64">
        <w:rPr>
          <w:rFonts w:hAnsi="宋体"/>
          <w:noProof w:val="0"/>
          <w:szCs w:val="21"/>
        </w:rPr>
        <w:t>技术产品文件  数字化产品定义数据通则  第11部分：模型几何细节层级</w:t>
      </w:r>
    </w:p>
    <w:p w14:paraId="24FA984E" w14:textId="77777777" w:rsidR="00571D01" w:rsidRPr="00F26C64" w:rsidRDefault="00571D01" w:rsidP="00F26C64">
      <w:pPr>
        <w:pStyle w:val="aff9"/>
        <w:tabs>
          <w:tab w:val="left" w:pos="7770"/>
        </w:tabs>
        <w:spacing w:line="360" w:lineRule="auto"/>
        <w:ind w:firstLine="420"/>
        <w:rPr>
          <w:rFonts w:hAnsi="宋体" w:hint="eastAsia"/>
          <w:noProof w:val="0"/>
          <w:szCs w:val="21"/>
        </w:rPr>
      </w:pPr>
      <w:r w:rsidRPr="00F26C64">
        <w:rPr>
          <w:rFonts w:hAnsi="宋体" w:hint="eastAsia"/>
          <w:noProof w:val="0"/>
          <w:szCs w:val="21"/>
        </w:rPr>
        <w:t>Q</w:t>
      </w:r>
      <w:r w:rsidRPr="00F26C64">
        <w:rPr>
          <w:rFonts w:hAnsi="宋体"/>
          <w:noProof w:val="0"/>
          <w:szCs w:val="21"/>
        </w:rPr>
        <w:t>/</w:t>
      </w:r>
      <w:r w:rsidRPr="00F26C64">
        <w:rPr>
          <w:rFonts w:hAnsi="宋体" w:hint="eastAsia"/>
          <w:noProof w:val="0"/>
          <w:szCs w:val="21"/>
        </w:rPr>
        <w:t>CSR</w:t>
      </w:r>
      <w:r w:rsidRPr="00F26C64">
        <w:rPr>
          <w:rFonts w:hAnsi="宋体"/>
          <w:noProof w:val="0"/>
          <w:szCs w:val="21"/>
        </w:rPr>
        <w:t xml:space="preserve"> </w:t>
      </w:r>
      <w:r w:rsidR="00B77B02">
        <w:rPr>
          <w:rFonts w:hAnsi="宋体"/>
          <w:noProof w:val="0"/>
          <w:szCs w:val="21"/>
        </w:rPr>
        <w:t>56</w:t>
      </w:r>
      <w:r w:rsidRPr="00F26C64">
        <w:rPr>
          <w:rFonts w:hAnsi="宋体" w:hint="eastAsia"/>
          <w:noProof w:val="0"/>
          <w:szCs w:val="21"/>
        </w:rPr>
        <w:t xml:space="preserve">.1  </w:t>
      </w:r>
      <w:r w:rsidRPr="00F26C64">
        <w:rPr>
          <w:rFonts w:hAnsi="宋体"/>
          <w:noProof w:val="0"/>
          <w:szCs w:val="21"/>
        </w:rPr>
        <w:t>三维建模通用规则  第1部分：通用要求</w:t>
      </w:r>
    </w:p>
    <w:p w14:paraId="3CB1AE9F" w14:textId="77777777" w:rsidR="00571D01" w:rsidRPr="00F26C64" w:rsidRDefault="00571D01" w:rsidP="00571D01">
      <w:pPr>
        <w:pStyle w:val="af3"/>
        <w:spacing w:before="156" w:after="156" w:line="360" w:lineRule="auto"/>
        <w:rPr>
          <w:rFonts w:hAnsi="宋体"/>
          <w:szCs w:val="21"/>
        </w:rPr>
      </w:pPr>
      <w:bookmarkStart w:id="19" w:name="_Toc243384351"/>
      <w:bookmarkStart w:id="20" w:name="_Toc277579751"/>
      <w:r w:rsidRPr="00F26C64">
        <w:rPr>
          <w:rFonts w:hAnsi="宋体"/>
          <w:szCs w:val="21"/>
        </w:rPr>
        <w:t>术语和定义</w:t>
      </w:r>
      <w:bookmarkEnd w:id="19"/>
      <w:bookmarkEnd w:id="20"/>
    </w:p>
    <w:p w14:paraId="0784CBC7" w14:textId="77777777" w:rsidR="00571D01" w:rsidRPr="00F26C64" w:rsidRDefault="00571D01" w:rsidP="00F26C64">
      <w:pPr>
        <w:spacing w:line="360" w:lineRule="auto"/>
        <w:ind w:firstLineChars="200" w:firstLine="420"/>
        <w:rPr>
          <w:rFonts w:ascii="宋体" w:hAnsi="宋体"/>
          <w:szCs w:val="21"/>
        </w:rPr>
      </w:pPr>
      <w:r w:rsidRPr="00F26C64">
        <w:rPr>
          <w:rFonts w:ascii="宋体" w:hAnsi="宋体"/>
          <w:szCs w:val="21"/>
        </w:rPr>
        <w:t>GB/T 24734.1和</w:t>
      </w:r>
      <w:r w:rsidRPr="00F26C64">
        <w:rPr>
          <w:rFonts w:ascii="宋体" w:hAnsi="宋体" w:hint="eastAsia"/>
          <w:szCs w:val="21"/>
        </w:rPr>
        <w:t>Q</w:t>
      </w:r>
      <w:r w:rsidRPr="00F26C64">
        <w:rPr>
          <w:rFonts w:ascii="宋体" w:hAnsi="宋体"/>
          <w:szCs w:val="21"/>
        </w:rPr>
        <w:t>/</w:t>
      </w:r>
      <w:r w:rsidRPr="00F26C64">
        <w:rPr>
          <w:rFonts w:ascii="宋体" w:hAnsi="宋体" w:hint="eastAsia"/>
          <w:szCs w:val="21"/>
        </w:rPr>
        <w:t>CSR</w:t>
      </w:r>
      <w:r w:rsidR="00B92A06" w:rsidRPr="00B92A06">
        <w:rPr>
          <w:rFonts w:hAnsi="宋体"/>
          <w:szCs w:val="21"/>
        </w:rPr>
        <w:t xml:space="preserve"> </w:t>
      </w:r>
      <w:r w:rsidR="00B77B02">
        <w:rPr>
          <w:rFonts w:hAnsi="宋体"/>
          <w:szCs w:val="21"/>
        </w:rPr>
        <w:t>56</w:t>
      </w:r>
      <w:r w:rsidRPr="00F26C64">
        <w:rPr>
          <w:rFonts w:ascii="宋体" w:hAnsi="宋体"/>
          <w:szCs w:val="21"/>
        </w:rPr>
        <w:t>.1</w:t>
      </w:r>
      <w:r w:rsidRPr="00F26C64">
        <w:rPr>
          <w:rFonts w:ascii="宋体" w:hAnsi="宋体" w:hint="eastAsia"/>
          <w:szCs w:val="21"/>
        </w:rPr>
        <w:t>界定</w:t>
      </w:r>
      <w:r w:rsidRPr="00F26C64">
        <w:rPr>
          <w:rFonts w:ascii="宋体" w:hAnsi="宋体"/>
          <w:szCs w:val="21"/>
        </w:rPr>
        <w:t>的术语和定义适用于</w:t>
      </w:r>
      <w:r w:rsidRPr="00F445D7">
        <w:rPr>
          <w:rFonts w:ascii="宋体" w:hAnsi="宋体"/>
          <w:szCs w:val="21"/>
        </w:rPr>
        <w:t>本</w:t>
      </w:r>
      <w:r w:rsidR="000E4C8B" w:rsidRPr="00F445D7">
        <w:rPr>
          <w:rFonts w:ascii="宋体" w:hAnsi="宋体" w:hint="eastAsia"/>
          <w:szCs w:val="21"/>
        </w:rPr>
        <w:t>部分</w:t>
      </w:r>
      <w:r w:rsidRPr="00F445D7">
        <w:rPr>
          <w:rFonts w:ascii="宋体" w:hAnsi="宋体"/>
          <w:szCs w:val="21"/>
        </w:rPr>
        <w:t>。</w:t>
      </w:r>
    </w:p>
    <w:p w14:paraId="0C8A45BF" w14:textId="77777777" w:rsidR="00571D01" w:rsidRPr="00F26C64" w:rsidRDefault="00571D01" w:rsidP="00571D01">
      <w:pPr>
        <w:pStyle w:val="af3"/>
        <w:spacing w:before="156" w:after="156" w:line="360" w:lineRule="auto"/>
        <w:rPr>
          <w:rFonts w:hAnsi="宋体" w:hint="eastAsia"/>
          <w:szCs w:val="21"/>
        </w:rPr>
      </w:pPr>
      <w:bookmarkStart w:id="21" w:name="_Toc277579752"/>
      <w:r w:rsidRPr="00F26C64">
        <w:rPr>
          <w:rFonts w:hAnsi="宋体" w:hint="eastAsia"/>
          <w:szCs w:val="21"/>
        </w:rPr>
        <w:t>基本</w:t>
      </w:r>
      <w:r w:rsidRPr="00F26C64">
        <w:rPr>
          <w:rFonts w:hAnsi="宋体"/>
          <w:szCs w:val="21"/>
        </w:rPr>
        <w:t>原则</w:t>
      </w:r>
      <w:bookmarkEnd w:id="21"/>
    </w:p>
    <w:p w14:paraId="2FA2698F" w14:textId="77777777" w:rsidR="00571D01" w:rsidRPr="00F26C64" w:rsidRDefault="00571D01" w:rsidP="00571D01">
      <w:pPr>
        <w:pStyle w:val="af4"/>
        <w:tabs>
          <w:tab w:val="left" w:pos="7770"/>
        </w:tabs>
        <w:spacing w:line="360" w:lineRule="auto"/>
        <w:jc w:val="left"/>
        <w:rPr>
          <w:rFonts w:ascii="宋体" w:eastAsia="宋体" w:hAnsi="宋体" w:hint="eastAsia"/>
          <w:szCs w:val="21"/>
        </w:rPr>
      </w:pPr>
      <w:r w:rsidRPr="00F26C64">
        <w:rPr>
          <w:rFonts w:ascii="宋体" w:eastAsia="宋体" w:hAnsi="宋体" w:hint="eastAsia"/>
          <w:szCs w:val="21"/>
        </w:rPr>
        <w:t>零件建模围</w:t>
      </w:r>
      <w:r w:rsidRPr="00F445D7">
        <w:rPr>
          <w:rFonts w:ascii="宋体" w:eastAsia="宋体" w:hAnsi="宋体" w:hint="eastAsia"/>
          <w:szCs w:val="21"/>
        </w:rPr>
        <w:t>绕</w:t>
      </w:r>
      <w:r w:rsidR="00C74332" w:rsidRPr="00F445D7">
        <w:rPr>
          <w:rFonts w:ascii="宋体" w:eastAsia="宋体" w:hAnsi="宋体" w:hint="eastAsia"/>
          <w:szCs w:val="21"/>
        </w:rPr>
        <w:t>机械产品</w:t>
      </w:r>
      <w:r w:rsidRPr="00F26C64">
        <w:rPr>
          <w:rFonts w:ascii="宋体" w:eastAsia="宋体" w:hAnsi="宋体" w:hint="eastAsia"/>
          <w:szCs w:val="21"/>
        </w:rPr>
        <w:t>设计特点，面向工程设计与制造流程需求制定，以满足数字化样机为目的，不同于概念模型、工业外观设计。基本原则独立于各型三维设计软件但涵盖软件通用功能</w:t>
      </w:r>
      <w:r w:rsidRPr="00F445D7">
        <w:rPr>
          <w:rFonts w:ascii="宋体" w:eastAsia="宋体" w:hAnsi="宋体" w:hint="eastAsia"/>
          <w:szCs w:val="21"/>
        </w:rPr>
        <w:t>。</w:t>
      </w:r>
      <w:r w:rsidR="00063ECD" w:rsidRPr="00F445D7">
        <w:rPr>
          <w:rFonts w:ascii="宋体" w:eastAsia="宋体" w:hAnsi="宋体" w:hint="eastAsia"/>
          <w:szCs w:val="21"/>
        </w:rPr>
        <w:t>宜</w:t>
      </w:r>
      <w:r w:rsidRPr="00F445D7">
        <w:rPr>
          <w:rFonts w:ascii="宋体" w:eastAsia="宋体" w:hAnsi="宋体"/>
          <w:szCs w:val="21"/>
        </w:rPr>
        <w:t>采用</w:t>
      </w:r>
      <w:r w:rsidRPr="00F26C64">
        <w:rPr>
          <w:rFonts w:ascii="宋体" w:eastAsia="宋体" w:hAnsi="宋体"/>
          <w:szCs w:val="21"/>
        </w:rPr>
        <w:t>参数化建模</w:t>
      </w:r>
      <w:r w:rsidRPr="00F26C64">
        <w:rPr>
          <w:rFonts w:ascii="宋体" w:eastAsia="宋体" w:hAnsi="宋体" w:hint="eastAsia"/>
          <w:szCs w:val="21"/>
        </w:rPr>
        <w:t>与实体建模。</w:t>
      </w:r>
    </w:p>
    <w:p w14:paraId="04B85D22" w14:textId="77777777" w:rsidR="00571D01" w:rsidRPr="00F26C64" w:rsidRDefault="00571D01" w:rsidP="00571D01">
      <w:pPr>
        <w:pStyle w:val="af4"/>
        <w:tabs>
          <w:tab w:val="left" w:pos="7770"/>
        </w:tabs>
        <w:spacing w:line="360" w:lineRule="auto"/>
        <w:jc w:val="left"/>
        <w:rPr>
          <w:rFonts w:ascii="宋体" w:eastAsia="宋体" w:hAnsi="宋体" w:hint="eastAsia"/>
          <w:szCs w:val="21"/>
        </w:rPr>
      </w:pPr>
      <w:r w:rsidRPr="00F26C64">
        <w:rPr>
          <w:rFonts w:ascii="宋体" w:eastAsia="宋体" w:hAnsi="宋体" w:hint="eastAsia"/>
          <w:szCs w:val="21"/>
        </w:rPr>
        <w:lastRenderedPageBreak/>
        <w:t>应根据工程设计原则按数字样机所需对工程设计及制造所涵盖的零部件进行建模。</w:t>
      </w:r>
      <w:r w:rsidRPr="00F26C64">
        <w:rPr>
          <w:rFonts w:ascii="宋体" w:eastAsia="宋体" w:hAnsi="宋体"/>
          <w:szCs w:val="21"/>
        </w:rPr>
        <w:t>包括自制件，标准件</w:t>
      </w:r>
      <w:r w:rsidR="00DD41F0" w:rsidRPr="00F26C64">
        <w:rPr>
          <w:rFonts w:ascii="宋体" w:eastAsia="宋体" w:hAnsi="宋体" w:hint="eastAsia"/>
          <w:szCs w:val="21"/>
        </w:rPr>
        <w:t>、通用件</w:t>
      </w:r>
      <w:r w:rsidRPr="00F26C64">
        <w:rPr>
          <w:rFonts w:ascii="宋体" w:eastAsia="宋体" w:hAnsi="宋体"/>
          <w:szCs w:val="21"/>
        </w:rPr>
        <w:t>和外购件</w:t>
      </w:r>
      <w:r w:rsidRPr="00F26C64">
        <w:rPr>
          <w:rFonts w:ascii="宋体" w:eastAsia="宋体" w:hAnsi="宋体" w:hint="eastAsia"/>
          <w:szCs w:val="21"/>
        </w:rPr>
        <w:t>。</w:t>
      </w:r>
    </w:p>
    <w:p w14:paraId="2FD98E16" w14:textId="77777777" w:rsidR="00571D01" w:rsidRPr="00494074" w:rsidRDefault="00571D01" w:rsidP="00494074">
      <w:pPr>
        <w:pStyle w:val="af4"/>
        <w:tabs>
          <w:tab w:val="left" w:pos="7770"/>
        </w:tabs>
        <w:spacing w:line="360" w:lineRule="auto"/>
        <w:jc w:val="left"/>
        <w:rPr>
          <w:rFonts w:ascii="宋体" w:eastAsia="宋体" w:hAnsi="宋体"/>
        </w:rPr>
      </w:pPr>
      <w:r w:rsidRPr="00F26C64">
        <w:rPr>
          <w:rFonts w:ascii="宋体" w:eastAsia="宋体" w:hAnsi="宋体"/>
          <w:szCs w:val="21"/>
        </w:rPr>
        <w:t>在满足应用要求的前提下，尽量使模型简化，使其数据量减至最少</w:t>
      </w:r>
      <w:r w:rsidRPr="00F26C64">
        <w:rPr>
          <w:rFonts w:ascii="宋体" w:eastAsia="宋体" w:hAnsi="宋体" w:hint="eastAsia"/>
          <w:szCs w:val="21"/>
        </w:rPr>
        <w:t>。</w:t>
      </w:r>
      <w:r w:rsidRPr="00494074">
        <w:rPr>
          <w:rFonts w:ascii="宋体" w:eastAsia="宋体" w:hAnsi="宋体"/>
        </w:rPr>
        <w:t>工业设计要求较高的零部件对象，应进行相应的工业造型设计评审</w:t>
      </w:r>
      <w:r w:rsidRPr="00494074">
        <w:rPr>
          <w:rFonts w:ascii="宋体" w:eastAsia="宋体" w:hAnsi="宋体" w:hint="eastAsia"/>
        </w:rPr>
        <w:t>。</w:t>
      </w:r>
    </w:p>
    <w:p w14:paraId="482CA654" w14:textId="77777777" w:rsidR="00571D01" w:rsidRPr="00F26C64" w:rsidRDefault="00571D01" w:rsidP="00571D01">
      <w:pPr>
        <w:pStyle w:val="af4"/>
        <w:tabs>
          <w:tab w:val="left" w:pos="7770"/>
        </w:tabs>
        <w:spacing w:line="360" w:lineRule="auto"/>
        <w:jc w:val="left"/>
        <w:rPr>
          <w:rFonts w:ascii="宋体" w:eastAsia="宋体" w:hAnsi="宋体"/>
          <w:szCs w:val="21"/>
        </w:rPr>
      </w:pPr>
      <w:r w:rsidRPr="00F26C64">
        <w:rPr>
          <w:rFonts w:ascii="宋体" w:eastAsia="宋体" w:hAnsi="宋体"/>
          <w:szCs w:val="21"/>
        </w:rPr>
        <w:t>建模时应充分体现面向制造的设计（</w:t>
      </w:r>
      <w:r w:rsidRPr="00F26C64">
        <w:rPr>
          <w:rFonts w:ascii="宋体" w:eastAsia="宋体" w:hAnsi="宋体" w:hint="eastAsia"/>
          <w:szCs w:val="21"/>
        </w:rPr>
        <w:t xml:space="preserve">Design for Manufacturing </w:t>
      </w:r>
      <w:r w:rsidRPr="00F26C64">
        <w:rPr>
          <w:rFonts w:ascii="宋体" w:eastAsia="宋体" w:hAnsi="宋体"/>
          <w:szCs w:val="21"/>
        </w:rPr>
        <w:t>——DFM）准则，提高零件的可制造性。</w:t>
      </w:r>
    </w:p>
    <w:p w14:paraId="73F5B12A" w14:textId="77777777" w:rsidR="00571D01" w:rsidRPr="007026F3" w:rsidRDefault="00571D01" w:rsidP="007026F3">
      <w:pPr>
        <w:pStyle w:val="af4"/>
        <w:tabs>
          <w:tab w:val="left" w:pos="7770"/>
        </w:tabs>
        <w:spacing w:line="360" w:lineRule="auto"/>
        <w:jc w:val="left"/>
        <w:rPr>
          <w:rFonts w:ascii="宋体" w:eastAsia="宋体" w:hAnsi="宋体" w:hint="eastAsia"/>
          <w:szCs w:val="21"/>
        </w:rPr>
      </w:pPr>
      <w:r w:rsidRPr="007026F3">
        <w:rPr>
          <w:rFonts w:ascii="宋体" w:eastAsia="宋体" w:hAnsi="宋体"/>
          <w:szCs w:val="21"/>
        </w:rPr>
        <w:t>零件建模应考虑数据间应有的链接和引用关系，例如，模型的几何要素、约束要素和工程要素之间要建立正确的逻辑关系和引用关系，应能满足模型各类信息实时更新的需要</w:t>
      </w:r>
      <w:r w:rsidRPr="007026F3">
        <w:rPr>
          <w:rFonts w:ascii="宋体" w:eastAsia="宋体" w:hAnsi="宋体" w:hint="eastAsia"/>
          <w:szCs w:val="21"/>
        </w:rPr>
        <w:t>。</w:t>
      </w:r>
    </w:p>
    <w:p w14:paraId="339A917E" w14:textId="77777777" w:rsidR="00571D01" w:rsidRPr="00F26C64" w:rsidRDefault="00571D01" w:rsidP="00571D01">
      <w:pPr>
        <w:pStyle w:val="af4"/>
        <w:tabs>
          <w:tab w:val="left" w:pos="7770"/>
        </w:tabs>
        <w:spacing w:line="360" w:lineRule="auto"/>
        <w:jc w:val="left"/>
        <w:rPr>
          <w:rFonts w:ascii="宋体" w:eastAsia="宋体" w:hAnsi="宋体" w:hint="eastAsia"/>
          <w:szCs w:val="21"/>
        </w:rPr>
      </w:pPr>
      <w:r w:rsidRPr="00F26C64">
        <w:rPr>
          <w:rFonts w:ascii="宋体" w:eastAsia="宋体" w:hAnsi="宋体" w:hint="eastAsia"/>
          <w:szCs w:val="21"/>
        </w:rPr>
        <w:t>零件建模应严格控制外部参照使用，应尽可能减少模型特征引用零件自身之外的参照信息。</w:t>
      </w:r>
    </w:p>
    <w:p w14:paraId="4BCC64B7" w14:textId="77777777" w:rsidR="00571D01" w:rsidRPr="00F26C64" w:rsidRDefault="00571D01" w:rsidP="007500E0">
      <w:pPr>
        <w:pStyle w:val="af3"/>
        <w:spacing w:before="156" w:after="156" w:line="360" w:lineRule="auto"/>
        <w:rPr>
          <w:rFonts w:hAnsi="宋体" w:hint="eastAsia"/>
          <w:szCs w:val="21"/>
        </w:rPr>
      </w:pPr>
      <w:bookmarkStart w:id="22" w:name="_Toc277579753"/>
      <w:r w:rsidRPr="00F26C64">
        <w:rPr>
          <w:rFonts w:hAnsi="宋体" w:hint="eastAsia"/>
          <w:szCs w:val="21"/>
        </w:rPr>
        <w:t>通用要求</w:t>
      </w:r>
      <w:bookmarkEnd w:id="22"/>
    </w:p>
    <w:p w14:paraId="7B40A76E"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坐标系</w:t>
      </w:r>
    </w:p>
    <w:p w14:paraId="7A6416D3"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缺省均为右手坐标系。</w:t>
      </w:r>
    </w:p>
    <w:p w14:paraId="6CCCA432"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拟采用坐标系装配时，零件建模的坐标系方向应尽可能与所属装配或整车装配坐标系相一致。</w:t>
      </w:r>
    </w:p>
    <w:p w14:paraId="01C402A3"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基准面</w:t>
      </w:r>
    </w:p>
    <w:p w14:paraId="57A5CD0D"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以缺省坐标系为原点两两正交的面为基准面。</w:t>
      </w:r>
    </w:p>
    <w:p w14:paraId="0EB86184"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拟采用基准面装配时，零件建模在屏幕显示中的缺省显示方向应尽可能与所属装配或整车装配方向相一致。</w:t>
      </w:r>
    </w:p>
    <w:p w14:paraId="5281BDBF"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精度</w:t>
      </w:r>
    </w:p>
    <w:p w14:paraId="56593C73" w14:textId="77777777" w:rsidR="00571D01" w:rsidRPr="005623D0"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5623D0">
        <w:rPr>
          <w:rFonts w:ascii="宋体" w:eastAsia="宋体" w:hAnsi="宋体" w:hint="eastAsia"/>
          <w:szCs w:val="21"/>
        </w:rPr>
        <w:t>缺省精度</w:t>
      </w:r>
      <w:r w:rsidR="00A3565A" w:rsidRPr="005623D0">
        <w:rPr>
          <w:rFonts w:ascii="宋体" w:eastAsia="宋体" w:hAnsi="宋体" w:hint="eastAsia"/>
          <w:szCs w:val="21"/>
        </w:rPr>
        <w:t>采用科学计数法时，</w:t>
      </w:r>
      <w:r w:rsidRPr="005623D0">
        <w:rPr>
          <w:rFonts w:ascii="宋体" w:eastAsia="宋体" w:hAnsi="宋体" w:hint="eastAsia"/>
          <w:szCs w:val="21"/>
        </w:rPr>
        <w:t>应</w:t>
      </w:r>
      <w:r w:rsidR="0094426D" w:rsidRPr="005623D0">
        <w:rPr>
          <w:rFonts w:ascii="宋体" w:eastAsia="宋体" w:hAnsi="宋体" w:hint="eastAsia"/>
          <w:szCs w:val="21"/>
        </w:rPr>
        <w:t>至少</w:t>
      </w:r>
      <w:r w:rsidR="00A3565A" w:rsidRPr="005623D0">
        <w:rPr>
          <w:rFonts w:ascii="宋体" w:eastAsia="宋体" w:hAnsi="宋体" w:hint="eastAsia"/>
          <w:szCs w:val="21"/>
        </w:rPr>
        <w:t>精确至小数点后</w:t>
      </w:r>
      <w:r w:rsidR="0094426D" w:rsidRPr="005623D0">
        <w:rPr>
          <w:rFonts w:ascii="宋体" w:eastAsia="宋体" w:hAnsi="宋体" w:hint="eastAsia"/>
          <w:szCs w:val="21"/>
        </w:rPr>
        <w:t>2</w:t>
      </w:r>
      <w:r w:rsidR="00B84DB1" w:rsidRPr="005623D0">
        <w:rPr>
          <w:rFonts w:ascii="宋体" w:eastAsia="宋体" w:hAnsi="宋体" w:hint="eastAsia"/>
          <w:szCs w:val="21"/>
        </w:rPr>
        <w:t>位</w:t>
      </w:r>
      <w:r w:rsidRPr="005623D0">
        <w:rPr>
          <w:rFonts w:ascii="宋体" w:eastAsia="宋体" w:hAnsi="宋体" w:hint="eastAsia"/>
          <w:szCs w:val="21"/>
        </w:rPr>
        <w:t>。</w:t>
      </w:r>
    </w:p>
    <w:p w14:paraId="3870EF7B"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密度</w:t>
      </w:r>
    </w:p>
    <w:p w14:paraId="5FA00425" w14:textId="77777777" w:rsidR="00571D01" w:rsidRPr="005623D0"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5623D0">
        <w:rPr>
          <w:rFonts w:ascii="宋体" w:eastAsia="宋体" w:hAnsi="宋体" w:hint="eastAsia"/>
          <w:szCs w:val="21"/>
        </w:rPr>
        <w:t>零件建模所用材料密度值</w:t>
      </w:r>
      <w:r w:rsidR="002464B2" w:rsidRPr="005623D0">
        <w:rPr>
          <w:rFonts w:ascii="宋体" w:eastAsia="宋体" w:hAnsi="宋体" w:hint="eastAsia"/>
          <w:szCs w:val="21"/>
        </w:rPr>
        <w:t>采用科学计数法应</w:t>
      </w:r>
      <w:r w:rsidR="00C76BAC" w:rsidRPr="005623D0">
        <w:rPr>
          <w:rFonts w:ascii="宋体" w:eastAsia="宋体" w:hAnsi="宋体" w:hint="eastAsia"/>
          <w:szCs w:val="21"/>
        </w:rPr>
        <w:t>至少</w:t>
      </w:r>
      <w:r w:rsidRPr="005623D0">
        <w:rPr>
          <w:rFonts w:ascii="宋体" w:eastAsia="宋体" w:hAnsi="宋体" w:hint="eastAsia"/>
          <w:szCs w:val="21"/>
        </w:rPr>
        <w:t>精确至小数点后</w:t>
      </w:r>
      <w:r w:rsidR="005623D0">
        <w:rPr>
          <w:rFonts w:ascii="宋体" w:eastAsia="宋体" w:hAnsi="宋体" w:hint="eastAsia"/>
          <w:szCs w:val="21"/>
        </w:rPr>
        <w:t>3</w:t>
      </w:r>
      <w:r w:rsidRPr="005623D0">
        <w:rPr>
          <w:rFonts w:ascii="宋体" w:eastAsia="宋体" w:hAnsi="宋体" w:hint="eastAsia"/>
          <w:szCs w:val="21"/>
        </w:rPr>
        <w:t>位。</w:t>
      </w:r>
    </w:p>
    <w:p w14:paraId="18CBDDB4"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质量属性</w:t>
      </w:r>
    </w:p>
    <w:p w14:paraId="60050932"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零件建模应有质量、质心、转动</w:t>
      </w:r>
      <w:r w:rsidR="00B02429">
        <w:rPr>
          <w:rFonts w:ascii="宋体" w:eastAsia="宋体" w:hAnsi="宋体" w:hint="eastAsia"/>
          <w:szCs w:val="21"/>
        </w:rPr>
        <w:t>惯量等质量属性。匀质材料零件应采用实体建模，其计算质量应自动赋予</w:t>
      </w:r>
      <w:r w:rsidRPr="00F26C64">
        <w:rPr>
          <w:rFonts w:ascii="宋体" w:eastAsia="宋体" w:hAnsi="宋体" w:hint="eastAsia"/>
          <w:szCs w:val="21"/>
        </w:rPr>
        <w:t>零件质量属性参数，原则上不允许手工修改或填写。</w:t>
      </w:r>
    </w:p>
    <w:p w14:paraId="3C3EB5F4"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健壮性（可修改性）</w:t>
      </w:r>
    </w:p>
    <w:p w14:paraId="4CD735F8"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零件建模应充分考虑在设计期间的反复调整及修改。</w:t>
      </w:r>
      <w:r w:rsidRPr="00F26C64">
        <w:rPr>
          <w:rFonts w:ascii="宋体" w:eastAsia="宋体" w:hAnsi="宋体"/>
          <w:szCs w:val="21"/>
        </w:rPr>
        <w:t>零件模型的信息表达应具备在保证设计意图的情况下可被正确更新或修改的能力</w:t>
      </w:r>
      <w:r w:rsidR="0039448A" w:rsidRPr="00F26C64">
        <w:rPr>
          <w:rFonts w:ascii="宋体" w:eastAsia="宋体" w:hAnsi="宋体" w:hint="eastAsia"/>
          <w:color w:val="0000FF"/>
          <w:szCs w:val="21"/>
        </w:rPr>
        <w:t>。</w:t>
      </w:r>
    </w:p>
    <w:p w14:paraId="773E4D3F" w14:textId="77777777" w:rsidR="00571D01" w:rsidRPr="00A42C40" w:rsidRDefault="00571D01" w:rsidP="00295039">
      <w:pPr>
        <w:pStyle w:val="af4"/>
        <w:tabs>
          <w:tab w:val="left" w:pos="7770"/>
        </w:tabs>
        <w:spacing w:line="360" w:lineRule="auto"/>
        <w:jc w:val="left"/>
        <w:rPr>
          <w:rFonts w:hAnsi="黑体" w:hint="eastAsia"/>
          <w:szCs w:val="21"/>
        </w:rPr>
      </w:pPr>
      <w:r w:rsidRPr="00A42C40">
        <w:rPr>
          <w:rFonts w:hAnsi="黑体" w:hint="eastAsia"/>
          <w:szCs w:val="21"/>
        </w:rPr>
        <w:t>尺寸标注</w:t>
      </w:r>
    </w:p>
    <w:p w14:paraId="2C266824" w14:textId="77777777" w:rsidR="00571D01" w:rsidRPr="00447CD6" w:rsidRDefault="00200252" w:rsidP="00447CD6">
      <w:pPr>
        <w:pStyle w:val="af5"/>
        <w:spacing w:line="360" w:lineRule="auto"/>
        <w:ind w:left="0"/>
        <w:rPr>
          <w:rFonts w:ascii="宋体" w:eastAsia="宋体" w:hAnsi="宋体" w:hint="eastAsia"/>
        </w:rPr>
      </w:pPr>
      <w:r w:rsidRPr="00447CD6">
        <w:rPr>
          <w:rFonts w:ascii="宋体" w:eastAsia="宋体" w:hAnsi="宋体" w:hint="eastAsia"/>
        </w:rPr>
        <w:lastRenderedPageBreak/>
        <w:t>建模</w:t>
      </w:r>
      <w:r w:rsidR="00571D01" w:rsidRPr="00447CD6">
        <w:rPr>
          <w:rFonts w:ascii="宋体" w:eastAsia="宋体" w:hAnsi="宋体" w:hint="eastAsia"/>
        </w:rPr>
        <w:t>草图尺寸标注应充分体现零件</w:t>
      </w:r>
      <w:r w:rsidRPr="00447CD6">
        <w:rPr>
          <w:rFonts w:ascii="宋体" w:eastAsia="宋体" w:hAnsi="宋体" w:hint="eastAsia"/>
        </w:rPr>
        <w:t>设计</w:t>
      </w:r>
      <w:r w:rsidR="00571D01" w:rsidRPr="00447CD6">
        <w:rPr>
          <w:rFonts w:ascii="宋体" w:eastAsia="宋体" w:hAnsi="宋体" w:hint="eastAsia"/>
        </w:rPr>
        <w:t>意图。</w:t>
      </w:r>
      <w:r w:rsidR="00571D01" w:rsidRPr="00447CD6">
        <w:rPr>
          <w:rFonts w:ascii="宋体" w:eastAsia="宋体" w:hAnsi="宋体"/>
        </w:rPr>
        <w:t>特征</w:t>
      </w:r>
      <w:r w:rsidR="00571D01" w:rsidRPr="00447CD6">
        <w:rPr>
          <w:rFonts w:ascii="宋体" w:eastAsia="宋体" w:hAnsi="宋体" w:hint="eastAsia"/>
        </w:rPr>
        <w:t>原则上</w:t>
      </w:r>
      <w:r w:rsidR="00571D01" w:rsidRPr="00447CD6">
        <w:rPr>
          <w:rFonts w:ascii="宋体" w:eastAsia="宋体" w:hAnsi="宋体"/>
        </w:rPr>
        <w:t>全约束，不得欠约束，另有</w:t>
      </w:r>
      <w:r w:rsidR="00D47E79" w:rsidRPr="00447CD6">
        <w:rPr>
          <w:rFonts w:ascii="宋体" w:eastAsia="宋体" w:hAnsi="宋体" w:hint="eastAsia"/>
        </w:rPr>
        <w:t>约</w:t>
      </w:r>
      <w:r w:rsidR="00571D01" w:rsidRPr="00447CD6">
        <w:rPr>
          <w:rFonts w:ascii="宋体" w:eastAsia="宋体" w:hAnsi="宋体"/>
        </w:rPr>
        <w:t>定的除外；优先使用几何约束，例如平行、垂直或重合，其后才使用尺寸约束</w:t>
      </w:r>
      <w:r w:rsidR="00571D01" w:rsidRPr="00447CD6">
        <w:rPr>
          <w:rFonts w:ascii="宋体" w:eastAsia="宋体" w:hAnsi="宋体" w:hint="eastAsia"/>
        </w:rPr>
        <w:t>。草图尺寸标注宜与零件制图尺寸标注相同，必要时可用构造线</w:t>
      </w:r>
      <w:r w:rsidR="00AE3C77" w:rsidRPr="00447CD6">
        <w:rPr>
          <w:rFonts w:ascii="宋体" w:eastAsia="宋体" w:hAnsi="宋体" w:hint="eastAsia"/>
        </w:rPr>
        <w:t>等</w:t>
      </w:r>
      <w:r w:rsidR="00571D01" w:rsidRPr="00447CD6">
        <w:rPr>
          <w:rFonts w:ascii="宋体" w:eastAsia="宋体" w:hAnsi="宋体" w:hint="eastAsia"/>
        </w:rPr>
        <w:t>配合尺寸标注。</w:t>
      </w:r>
    </w:p>
    <w:p w14:paraId="58760977" w14:textId="77777777" w:rsidR="00571D01" w:rsidRPr="00295039" w:rsidRDefault="00571D01" w:rsidP="00295039">
      <w:pPr>
        <w:pStyle w:val="af5"/>
        <w:spacing w:line="360" w:lineRule="auto"/>
        <w:ind w:left="0"/>
        <w:rPr>
          <w:rFonts w:ascii="宋体" w:eastAsia="宋体" w:hAnsi="宋体" w:hint="eastAsia"/>
        </w:rPr>
      </w:pPr>
      <w:r w:rsidRPr="00295039">
        <w:rPr>
          <w:rFonts w:ascii="宋体" w:eastAsia="宋体" w:hAnsi="宋体"/>
        </w:rPr>
        <w:t>采用公称尺寸按GB/T</w:t>
      </w:r>
      <w:r w:rsidRPr="00295039">
        <w:rPr>
          <w:rFonts w:ascii="宋体" w:eastAsia="宋体" w:hAnsi="宋体" w:hint="eastAsia"/>
        </w:rPr>
        <w:t xml:space="preserve"> </w:t>
      </w:r>
      <w:r w:rsidRPr="00295039">
        <w:rPr>
          <w:rFonts w:ascii="宋体" w:eastAsia="宋体" w:hAnsi="宋体"/>
        </w:rPr>
        <w:t>4458.5中的规定进行建模，尺寸的公差等级</w:t>
      </w:r>
      <w:proofErr w:type="gramStart"/>
      <w:r w:rsidR="00407826" w:rsidRPr="00295039">
        <w:rPr>
          <w:rFonts w:ascii="宋体" w:eastAsia="宋体" w:hAnsi="宋体" w:hint="eastAsia"/>
        </w:rPr>
        <w:t>宜</w:t>
      </w:r>
      <w:r w:rsidRPr="00295039">
        <w:rPr>
          <w:rFonts w:ascii="宋体" w:eastAsia="宋体" w:hAnsi="宋体"/>
        </w:rPr>
        <w:t>直接</w:t>
      </w:r>
      <w:proofErr w:type="gramEnd"/>
      <w:r w:rsidRPr="00295039">
        <w:rPr>
          <w:rFonts w:ascii="宋体" w:eastAsia="宋体" w:hAnsi="宋体"/>
        </w:rPr>
        <w:t>标注在</w:t>
      </w:r>
      <w:r w:rsidRPr="00295039">
        <w:rPr>
          <w:rFonts w:ascii="宋体" w:eastAsia="宋体" w:hAnsi="宋体" w:hint="eastAsia"/>
        </w:rPr>
        <w:t>该</w:t>
      </w:r>
      <w:r w:rsidRPr="00295039">
        <w:rPr>
          <w:rFonts w:ascii="宋体" w:eastAsia="宋体" w:hAnsi="宋体"/>
        </w:rPr>
        <w:t>尺寸</w:t>
      </w:r>
      <w:r w:rsidRPr="00295039">
        <w:rPr>
          <w:rFonts w:ascii="宋体" w:eastAsia="宋体" w:hAnsi="宋体" w:hint="eastAsia"/>
        </w:rPr>
        <w:t>上，</w:t>
      </w:r>
      <w:proofErr w:type="gramStart"/>
      <w:r w:rsidRPr="00295039">
        <w:rPr>
          <w:rFonts w:ascii="宋体" w:eastAsia="宋体" w:hAnsi="宋体" w:hint="eastAsia"/>
        </w:rPr>
        <w:t>若软件</w:t>
      </w:r>
      <w:proofErr w:type="gramEnd"/>
      <w:r w:rsidRPr="00295039">
        <w:rPr>
          <w:rFonts w:ascii="宋体" w:eastAsia="宋体" w:hAnsi="宋体" w:hint="eastAsia"/>
        </w:rPr>
        <w:t>不能支持该功能允许</w:t>
      </w:r>
      <w:r w:rsidRPr="00295039">
        <w:rPr>
          <w:rFonts w:ascii="宋体" w:eastAsia="宋体" w:hAnsi="宋体"/>
        </w:rPr>
        <w:t>通过通用注释给定</w:t>
      </w:r>
      <w:r w:rsidRPr="00295039">
        <w:rPr>
          <w:rFonts w:ascii="宋体" w:eastAsia="宋体" w:hAnsi="宋体" w:hint="eastAsia"/>
        </w:rPr>
        <w:t>。</w:t>
      </w:r>
    </w:p>
    <w:p w14:paraId="4355F2A5" w14:textId="77777777" w:rsidR="00571D01" w:rsidRPr="00A42C40" w:rsidRDefault="00571D01" w:rsidP="00295039">
      <w:pPr>
        <w:pStyle w:val="af4"/>
        <w:tabs>
          <w:tab w:val="left" w:pos="7770"/>
        </w:tabs>
        <w:spacing w:line="360" w:lineRule="auto"/>
        <w:jc w:val="left"/>
        <w:rPr>
          <w:rFonts w:hAnsi="黑体" w:hint="eastAsia"/>
          <w:szCs w:val="21"/>
        </w:rPr>
      </w:pPr>
      <w:r w:rsidRPr="00A42C40">
        <w:rPr>
          <w:rFonts w:hAnsi="黑体" w:hint="eastAsia"/>
          <w:szCs w:val="21"/>
        </w:rPr>
        <w:t>基本属性</w:t>
      </w:r>
    </w:p>
    <w:p w14:paraId="534A8AAB"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szCs w:val="21"/>
        </w:rPr>
        <w:t>模型</w:t>
      </w:r>
      <w:r w:rsidRPr="00F26C64">
        <w:rPr>
          <w:rFonts w:ascii="宋体" w:eastAsia="宋体" w:hAnsi="宋体" w:hint="eastAsia"/>
          <w:szCs w:val="21"/>
        </w:rPr>
        <w:t>基本属性至少要包括</w:t>
      </w:r>
      <w:r w:rsidR="00E77842" w:rsidRPr="00D919E3">
        <w:rPr>
          <w:rFonts w:ascii="宋体" w:eastAsia="宋体" w:hAnsi="宋体" w:hint="eastAsia"/>
          <w:szCs w:val="21"/>
        </w:rPr>
        <w:t>图号、</w:t>
      </w:r>
      <w:r w:rsidRPr="00D919E3">
        <w:rPr>
          <w:rFonts w:ascii="宋体" w:eastAsia="宋体" w:hAnsi="宋体" w:hint="eastAsia"/>
          <w:szCs w:val="21"/>
        </w:rPr>
        <w:t>名称、材料、</w:t>
      </w:r>
      <w:r w:rsidR="007E6C46">
        <w:rPr>
          <w:rFonts w:ascii="宋体" w:eastAsia="宋体" w:hAnsi="宋体" w:hint="eastAsia"/>
          <w:szCs w:val="21"/>
        </w:rPr>
        <w:t>质</w:t>
      </w:r>
      <w:r w:rsidRPr="00D919E3">
        <w:rPr>
          <w:rFonts w:ascii="宋体" w:eastAsia="宋体" w:hAnsi="宋体" w:hint="eastAsia"/>
          <w:szCs w:val="21"/>
        </w:rPr>
        <w:t>量、</w:t>
      </w:r>
      <w:r w:rsidR="00E77842" w:rsidRPr="00D919E3">
        <w:rPr>
          <w:rFonts w:ascii="宋体" w:eastAsia="宋体" w:hAnsi="宋体" w:hint="eastAsia"/>
          <w:szCs w:val="21"/>
        </w:rPr>
        <w:t>物料</w:t>
      </w:r>
      <w:r w:rsidRPr="00D919E3">
        <w:rPr>
          <w:rFonts w:ascii="宋体" w:eastAsia="宋体" w:hAnsi="宋体" w:hint="eastAsia"/>
          <w:szCs w:val="21"/>
        </w:rPr>
        <w:t>编码等</w:t>
      </w:r>
      <w:r w:rsidRPr="00F26C64">
        <w:rPr>
          <w:rFonts w:ascii="宋体" w:eastAsia="宋体" w:hAnsi="宋体" w:hint="eastAsia"/>
          <w:szCs w:val="21"/>
        </w:rPr>
        <w:t>。</w:t>
      </w:r>
    </w:p>
    <w:p w14:paraId="6DB69D15" w14:textId="77777777" w:rsidR="00571D01" w:rsidRPr="00A42C40" w:rsidRDefault="00571D01" w:rsidP="00A42C40">
      <w:pPr>
        <w:pStyle w:val="af4"/>
        <w:tabs>
          <w:tab w:val="left" w:pos="7770"/>
        </w:tabs>
        <w:spacing w:line="360" w:lineRule="auto"/>
        <w:jc w:val="left"/>
        <w:rPr>
          <w:rFonts w:hAnsi="黑体"/>
          <w:szCs w:val="21"/>
        </w:rPr>
      </w:pPr>
      <w:r w:rsidRPr="00A42C40">
        <w:rPr>
          <w:rFonts w:hAnsi="黑体"/>
          <w:szCs w:val="21"/>
        </w:rPr>
        <w:t>表达式（或关系式）的使用</w:t>
      </w:r>
    </w:p>
    <w:p w14:paraId="11B51C1A"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szCs w:val="21"/>
        </w:rPr>
        <w:t>表达式的使用应符合以下要求：</w:t>
      </w:r>
    </w:p>
    <w:p w14:paraId="6C03D374"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 xml:space="preserve">a) </w:t>
      </w:r>
      <w:r w:rsidR="00571D01" w:rsidRPr="00F26C64">
        <w:rPr>
          <w:rFonts w:ascii="宋体" w:eastAsia="宋体" w:hAnsi="宋体"/>
          <w:szCs w:val="21"/>
        </w:rPr>
        <w:t>表达式的命名应反映参数的含义；</w:t>
      </w:r>
    </w:p>
    <w:p w14:paraId="69D40A51"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b)</w:t>
      </w:r>
      <w:r w:rsidR="00F144F1">
        <w:rPr>
          <w:rFonts w:ascii="宋体" w:eastAsia="宋体" w:hAnsi="宋体" w:hint="eastAsia"/>
          <w:szCs w:val="21"/>
        </w:rPr>
        <w:t xml:space="preserve"> </w:t>
      </w:r>
      <w:r w:rsidR="00571D01" w:rsidRPr="00F26C64">
        <w:rPr>
          <w:rFonts w:ascii="宋体" w:eastAsia="宋体" w:hAnsi="宋体"/>
          <w:szCs w:val="21"/>
        </w:rPr>
        <w:t>表达式中变量的命名应符合应用软件的规定；</w:t>
      </w:r>
    </w:p>
    <w:p w14:paraId="069CA4F7"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c)</w:t>
      </w:r>
      <w:r w:rsidR="00F144F1">
        <w:rPr>
          <w:rFonts w:ascii="宋体" w:eastAsia="宋体" w:hAnsi="宋体" w:hint="eastAsia"/>
          <w:szCs w:val="21"/>
        </w:rPr>
        <w:t xml:space="preserve"> </w:t>
      </w:r>
      <w:r w:rsidR="00571D01" w:rsidRPr="00F26C64">
        <w:rPr>
          <w:rFonts w:ascii="宋体" w:eastAsia="宋体" w:hAnsi="宋体"/>
          <w:szCs w:val="21"/>
        </w:rPr>
        <w:t>对于经常使用的</w:t>
      </w:r>
      <w:r w:rsidR="00571D01" w:rsidRPr="007C5A39">
        <w:rPr>
          <w:rFonts w:ascii="宋体" w:eastAsia="宋体" w:hAnsi="宋体"/>
          <w:szCs w:val="21"/>
        </w:rPr>
        <w:t>表达式和参数可在模板文件</w:t>
      </w:r>
      <w:r w:rsidR="00571D01" w:rsidRPr="00F26C64">
        <w:rPr>
          <w:rFonts w:ascii="宋体" w:eastAsia="宋体" w:hAnsi="宋体"/>
          <w:szCs w:val="21"/>
        </w:rPr>
        <w:t>中统</w:t>
      </w:r>
      <w:proofErr w:type="gramStart"/>
      <w:r w:rsidR="00571D01" w:rsidRPr="00F26C64">
        <w:rPr>
          <w:rFonts w:ascii="宋体" w:eastAsia="宋体" w:hAnsi="宋体"/>
          <w:szCs w:val="21"/>
        </w:rPr>
        <w:t>一</w:t>
      </w:r>
      <w:proofErr w:type="gramEnd"/>
      <w:r w:rsidR="00571D01" w:rsidRPr="00F26C64">
        <w:rPr>
          <w:rFonts w:ascii="宋体" w:eastAsia="宋体" w:hAnsi="宋体"/>
          <w:szCs w:val="21"/>
        </w:rPr>
        <w:t>规定；</w:t>
      </w:r>
    </w:p>
    <w:p w14:paraId="42713B8C"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d)</w:t>
      </w:r>
      <w:r w:rsidR="00F144F1">
        <w:rPr>
          <w:rFonts w:ascii="宋体" w:eastAsia="宋体" w:hAnsi="宋体" w:hint="eastAsia"/>
          <w:szCs w:val="21"/>
        </w:rPr>
        <w:t xml:space="preserve"> </w:t>
      </w:r>
      <w:r w:rsidR="00571D01" w:rsidRPr="00F26C64">
        <w:rPr>
          <w:rFonts w:ascii="宋体" w:eastAsia="宋体" w:hAnsi="宋体"/>
          <w:szCs w:val="21"/>
        </w:rPr>
        <w:t>对于复杂表达式应增加相应的注释。</w:t>
      </w:r>
    </w:p>
    <w:p w14:paraId="0D063CF5" w14:textId="77777777" w:rsidR="00571D01" w:rsidRPr="00A42C40" w:rsidRDefault="00571D01" w:rsidP="00A42C40">
      <w:pPr>
        <w:pStyle w:val="af4"/>
        <w:tabs>
          <w:tab w:val="left" w:pos="7770"/>
        </w:tabs>
        <w:spacing w:line="360" w:lineRule="auto"/>
        <w:jc w:val="left"/>
        <w:rPr>
          <w:rFonts w:hAnsi="黑体" w:hint="eastAsia"/>
          <w:szCs w:val="21"/>
        </w:rPr>
      </w:pPr>
      <w:r w:rsidRPr="00A42C40">
        <w:rPr>
          <w:rFonts w:hAnsi="黑体" w:hint="eastAsia"/>
          <w:szCs w:val="21"/>
        </w:rPr>
        <w:t>特征</w:t>
      </w:r>
    </w:p>
    <w:p w14:paraId="435D4757"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特征应符合以下要求：</w:t>
      </w:r>
    </w:p>
    <w:p w14:paraId="6C86A141"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a)</w:t>
      </w:r>
      <w:r w:rsidR="006152C8">
        <w:rPr>
          <w:rFonts w:ascii="宋体" w:eastAsia="宋体" w:hAnsi="宋体" w:hint="eastAsia"/>
          <w:szCs w:val="21"/>
        </w:rPr>
        <w:t xml:space="preserve"> </w:t>
      </w:r>
      <w:r w:rsidR="00571D01" w:rsidRPr="00F26C64">
        <w:rPr>
          <w:rFonts w:ascii="宋体" w:eastAsia="宋体" w:hAnsi="宋体"/>
          <w:szCs w:val="21"/>
        </w:rPr>
        <w:t>特征</w:t>
      </w:r>
      <w:r w:rsidR="00571D01" w:rsidRPr="00F26C64">
        <w:rPr>
          <w:rFonts w:ascii="宋体" w:eastAsia="宋体" w:hAnsi="宋体" w:hint="eastAsia"/>
          <w:szCs w:val="21"/>
        </w:rPr>
        <w:t>原则上</w:t>
      </w:r>
      <w:r w:rsidR="00571D01" w:rsidRPr="00F26C64">
        <w:rPr>
          <w:rFonts w:ascii="宋体" w:eastAsia="宋体" w:hAnsi="宋体"/>
          <w:szCs w:val="21"/>
        </w:rPr>
        <w:t>全约束，不得欠约束或过约束，另有</w:t>
      </w:r>
      <w:r w:rsidR="00C462A2">
        <w:rPr>
          <w:rFonts w:ascii="宋体" w:eastAsia="宋体" w:hAnsi="宋体" w:hint="eastAsia"/>
          <w:szCs w:val="21"/>
        </w:rPr>
        <w:t>约</w:t>
      </w:r>
      <w:r w:rsidR="00571D01" w:rsidRPr="00F26C64">
        <w:rPr>
          <w:rFonts w:ascii="宋体" w:eastAsia="宋体" w:hAnsi="宋体"/>
          <w:szCs w:val="21"/>
        </w:rPr>
        <w:t>定的除外；</w:t>
      </w:r>
    </w:p>
    <w:p w14:paraId="03E533DA"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b)</w:t>
      </w:r>
      <w:r w:rsidR="006152C8">
        <w:rPr>
          <w:rFonts w:ascii="宋体" w:eastAsia="宋体" w:hAnsi="宋体" w:hint="eastAsia"/>
          <w:szCs w:val="21"/>
        </w:rPr>
        <w:t xml:space="preserve"> </w:t>
      </w:r>
      <w:r w:rsidR="00571D01" w:rsidRPr="00F26C64">
        <w:rPr>
          <w:rFonts w:ascii="宋体" w:eastAsia="宋体" w:hAnsi="宋体"/>
          <w:szCs w:val="21"/>
        </w:rPr>
        <w:t>特征建立过程中所引用的参照</w:t>
      </w:r>
      <w:r w:rsidR="00571D01" w:rsidRPr="00F26C64">
        <w:rPr>
          <w:rFonts w:ascii="宋体" w:eastAsia="宋体" w:hAnsi="宋体" w:hint="eastAsia"/>
          <w:szCs w:val="21"/>
        </w:rPr>
        <w:t>应</w:t>
      </w:r>
      <w:r w:rsidR="00571D01" w:rsidRPr="00F26C64">
        <w:rPr>
          <w:rFonts w:ascii="宋体" w:eastAsia="宋体" w:hAnsi="宋体"/>
          <w:szCs w:val="21"/>
        </w:rPr>
        <w:t>是最新且有效的；</w:t>
      </w:r>
    </w:p>
    <w:p w14:paraId="0B02E1C7"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c)</w:t>
      </w:r>
      <w:r w:rsidR="006152C8">
        <w:rPr>
          <w:rFonts w:ascii="宋体" w:eastAsia="宋体" w:hAnsi="宋体" w:hint="eastAsia"/>
          <w:szCs w:val="21"/>
        </w:rPr>
        <w:t xml:space="preserve"> </w:t>
      </w:r>
      <w:r w:rsidR="00571D01" w:rsidRPr="00F26C64">
        <w:rPr>
          <w:rFonts w:ascii="宋体" w:eastAsia="宋体" w:hAnsi="宋体"/>
          <w:szCs w:val="21"/>
        </w:rPr>
        <w:t>为了便于表达和追溯设计意图，可以将特征重命名为简单易读的特征名；</w:t>
      </w:r>
    </w:p>
    <w:p w14:paraId="089C4FE3" w14:textId="77777777" w:rsidR="00571D01" w:rsidRPr="00F26C64" w:rsidRDefault="007500E0"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hint="eastAsia"/>
          <w:szCs w:val="21"/>
        </w:rPr>
        <w:t>d)</w:t>
      </w:r>
      <w:r w:rsidR="006152C8">
        <w:rPr>
          <w:rFonts w:ascii="宋体" w:eastAsia="宋体" w:hAnsi="宋体" w:hint="eastAsia"/>
          <w:szCs w:val="21"/>
        </w:rPr>
        <w:t xml:space="preserve"> </w:t>
      </w:r>
      <w:r w:rsidR="00571D01" w:rsidRPr="00F26C64">
        <w:rPr>
          <w:rFonts w:ascii="宋体" w:eastAsia="宋体" w:hAnsi="宋体"/>
          <w:szCs w:val="21"/>
        </w:rPr>
        <w:t>推荐采用参数化特征建模；</w:t>
      </w:r>
    </w:p>
    <w:p w14:paraId="6FB15A9B" w14:textId="77777777" w:rsidR="00571D01" w:rsidRPr="00F26C64" w:rsidRDefault="007500E0" w:rsidP="00136118">
      <w:pPr>
        <w:pStyle w:val="af4"/>
        <w:numPr>
          <w:ilvl w:val="0"/>
          <w:numId w:val="0"/>
        </w:numPr>
        <w:tabs>
          <w:tab w:val="left" w:pos="7770"/>
        </w:tabs>
        <w:spacing w:line="360" w:lineRule="auto"/>
        <w:ind w:leftChars="200" w:left="735" w:hangingChars="150" w:hanging="315"/>
        <w:jc w:val="left"/>
        <w:rPr>
          <w:rFonts w:ascii="宋体" w:eastAsia="宋体" w:hAnsi="宋体" w:hint="eastAsia"/>
          <w:szCs w:val="21"/>
        </w:rPr>
      </w:pPr>
      <w:r w:rsidRPr="00F26C64">
        <w:rPr>
          <w:rFonts w:ascii="宋体" w:eastAsia="宋体" w:hAnsi="宋体" w:hint="eastAsia"/>
          <w:szCs w:val="21"/>
        </w:rPr>
        <w:t>e)</w:t>
      </w:r>
      <w:r w:rsidR="006152C8">
        <w:rPr>
          <w:rFonts w:ascii="宋体" w:eastAsia="宋体" w:hAnsi="宋体" w:hint="eastAsia"/>
          <w:szCs w:val="21"/>
        </w:rPr>
        <w:t xml:space="preserve"> </w:t>
      </w:r>
      <w:r w:rsidR="00571D01" w:rsidRPr="00F26C64">
        <w:rPr>
          <w:rFonts w:ascii="宋体" w:eastAsia="宋体" w:hAnsi="宋体"/>
          <w:szCs w:val="21"/>
        </w:rPr>
        <w:t>不应为修订已有特征而创建新特征，例如在原开孔位置再覆盖一个更大的孔以修订圆孔的尺寸和位置。</w:t>
      </w:r>
    </w:p>
    <w:p w14:paraId="01EDCD6B" w14:textId="77777777" w:rsidR="00571D01" w:rsidRPr="00A42C40" w:rsidRDefault="003F7D93" w:rsidP="00A42C40">
      <w:pPr>
        <w:pStyle w:val="af4"/>
        <w:tabs>
          <w:tab w:val="left" w:pos="7770"/>
        </w:tabs>
        <w:spacing w:line="360" w:lineRule="auto"/>
        <w:jc w:val="left"/>
        <w:rPr>
          <w:rFonts w:hAnsi="黑体" w:hint="eastAsia"/>
          <w:szCs w:val="21"/>
        </w:rPr>
      </w:pPr>
      <w:r w:rsidRPr="00A42C40">
        <w:rPr>
          <w:rFonts w:hAnsi="黑体" w:hint="eastAsia"/>
          <w:szCs w:val="21"/>
        </w:rPr>
        <w:t>非几何信息</w:t>
      </w:r>
    </w:p>
    <w:p w14:paraId="1AEE44EF" w14:textId="77777777" w:rsidR="00571D01" w:rsidRPr="0064372F"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64372F">
        <w:rPr>
          <w:rFonts w:ascii="宋体" w:eastAsia="宋体" w:hAnsi="宋体" w:hint="eastAsia"/>
          <w:szCs w:val="21"/>
        </w:rPr>
        <w:t>表面结构要求、尺寸公差、几何公差、表面处理及加工要求等非几何的设计信息应记录在零件模型中，如软件不支持可在平面工程图中标注注释。</w:t>
      </w:r>
    </w:p>
    <w:p w14:paraId="41D74E1B" w14:textId="77777777" w:rsidR="00571D01" w:rsidRPr="00E95294" w:rsidRDefault="00571D01" w:rsidP="007500E0">
      <w:pPr>
        <w:pStyle w:val="af3"/>
        <w:spacing w:before="156" w:after="156" w:line="360" w:lineRule="auto"/>
        <w:rPr>
          <w:rFonts w:hAnsi="宋体" w:hint="eastAsia"/>
          <w:szCs w:val="21"/>
        </w:rPr>
      </w:pPr>
      <w:bookmarkStart w:id="23" w:name="_Toc243384353"/>
      <w:bookmarkStart w:id="24" w:name="_Toc277579755"/>
      <w:r w:rsidRPr="00E95294">
        <w:rPr>
          <w:rFonts w:hAnsi="宋体" w:hint="eastAsia"/>
          <w:szCs w:val="21"/>
        </w:rPr>
        <w:t>分类要求</w:t>
      </w:r>
      <w:bookmarkEnd w:id="23"/>
      <w:bookmarkEnd w:id="24"/>
    </w:p>
    <w:p w14:paraId="7BDC4503" w14:textId="77777777" w:rsidR="003F7D93" w:rsidRPr="0064372F" w:rsidRDefault="00D14D97" w:rsidP="00571D01">
      <w:pPr>
        <w:pStyle w:val="af4"/>
        <w:numPr>
          <w:ilvl w:val="0"/>
          <w:numId w:val="0"/>
        </w:numPr>
        <w:tabs>
          <w:tab w:val="left" w:pos="7770"/>
        </w:tabs>
        <w:spacing w:line="360" w:lineRule="auto"/>
        <w:jc w:val="left"/>
        <w:rPr>
          <w:rFonts w:hAnsi="宋体" w:hint="eastAsia"/>
          <w:szCs w:val="21"/>
        </w:rPr>
      </w:pPr>
      <w:r w:rsidRPr="0064372F">
        <w:rPr>
          <w:rFonts w:hAnsi="宋体" w:hint="eastAsia"/>
          <w:szCs w:val="21"/>
        </w:rPr>
        <w:t>6.1</w:t>
      </w:r>
      <w:r w:rsidR="00F825D9" w:rsidRPr="0064372F">
        <w:rPr>
          <w:rFonts w:hAnsi="宋体" w:hint="eastAsia"/>
          <w:szCs w:val="21"/>
        </w:rPr>
        <w:t xml:space="preserve"> </w:t>
      </w:r>
      <w:r w:rsidR="003F7D93" w:rsidRPr="0064372F">
        <w:rPr>
          <w:rFonts w:hAnsi="宋体" w:hint="eastAsia"/>
          <w:szCs w:val="21"/>
        </w:rPr>
        <w:t>普通件(铸锻类、</w:t>
      </w:r>
      <w:proofErr w:type="gramStart"/>
      <w:r w:rsidR="003F7D93" w:rsidRPr="0064372F">
        <w:rPr>
          <w:rFonts w:hAnsi="宋体" w:hint="eastAsia"/>
          <w:szCs w:val="21"/>
        </w:rPr>
        <w:t>机加类等</w:t>
      </w:r>
      <w:proofErr w:type="gramEnd"/>
      <w:r w:rsidR="003F7D93" w:rsidRPr="0064372F">
        <w:rPr>
          <w:rFonts w:hAnsi="宋体" w:hint="eastAsia"/>
          <w:szCs w:val="21"/>
        </w:rPr>
        <w:t>)</w:t>
      </w:r>
    </w:p>
    <w:p w14:paraId="4C5070CF" w14:textId="77777777" w:rsidR="003F7D93" w:rsidRPr="0064372F" w:rsidRDefault="003F7D93" w:rsidP="003F7D93">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64372F">
        <w:rPr>
          <w:rFonts w:ascii="宋体" w:eastAsia="宋体" w:hAnsi="宋体" w:hint="eastAsia"/>
          <w:szCs w:val="21"/>
        </w:rPr>
        <w:t>普通</w:t>
      </w:r>
      <w:proofErr w:type="gramStart"/>
      <w:r w:rsidRPr="0064372F">
        <w:rPr>
          <w:rFonts w:ascii="宋体" w:eastAsia="宋体" w:hAnsi="宋体" w:hint="eastAsia"/>
          <w:szCs w:val="21"/>
        </w:rPr>
        <w:t>件采用</w:t>
      </w:r>
      <w:proofErr w:type="gramEnd"/>
      <w:r w:rsidRPr="0064372F">
        <w:rPr>
          <w:rFonts w:ascii="宋体" w:eastAsia="宋体" w:hAnsi="宋体" w:hint="eastAsia"/>
          <w:szCs w:val="21"/>
        </w:rPr>
        <w:t>实体建模，建模的设计基准与工艺基准应尽量统一。</w:t>
      </w:r>
      <w:r w:rsidR="00FD3915" w:rsidRPr="00F05359">
        <w:rPr>
          <w:rFonts w:ascii="宋体" w:eastAsia="宋体" w:hAnsi="宋体" w:hint="eastAsia"/>
          <w:szCs w:val="21"/>
        </w:rPr>
        <w:t>尽可能地将基准与</w:t>
      </w:r>
      <w:proofErr w:type="gramStart"/>
      <w:r w:rsidR="00FD3915" w:rsidRPr="00F05359">
        <w:rPr>
          <w:rFonts w:ascii="宋体" w:eastAsia="宋体" w:hAnsi="宋体" w:hint="eastAsia"/>
          <w:szCs w:val="21"/>
        </w:rPr>
        <w:t>受设计</w:t>
      </w:r>
      <w:proofErr w:type="gramEnd"/>
      <w:r w:rsidR="00FD3915" w:rsidRPr="00F05359">
        <w:rPr>
          <w:rFonts w:ascii="宋体" w:eastAsia="宋体" w:hAnsi="宋体" w:hint="eastAsia"/>
          <w:szCs w:val="21"/>
        </w:rPr>
        <w:t>修改影响较小的几何特征相重合。</w:t>
      </w:r>
      <w:r w:rsidR="004004ED" w:rsidRPr="00F05359">
        <w:rPr>
          <w:rFonts w:ascii="宋体" w:eastAsia="宋体" w:hAnsi="宋体" w:hint="eastAsia"/>
          <w:szCs w:val="21"/>
        </w:rPr>
        <w:t>管理并控制特征间的参照关系</w:t>
      </w:r>
      <w:r w:rsidR="00B27101" w:rsidRPr="00F05359">
        <w:rPr>
          <w:rFonts w:ascii="宋体" w:eastAsia="宋体" w:hAnsi="宋体" w:hint="eastAsia"/>
          <w:szCs w:val="21"/>
        </w:rPr>
        <w:t>、特征顺序</w:t>
      </w:r>
      <w:r w:rsidR="00EC54A9" w:rsidRPr="00F05359">
        <w:rPr>
          <w:rFonts w:ascii="宋体" w:eastAsia="宋体" w:hAnsi="宋体" w:hint="eastAsia"/>
          <w:szCs w:val="21"/>
        </w:rPr>
        <w:t>、特征数量</w:t>
      </w:r>
      <w:r w:rsidR="004004ED" w:rsidRPr="00F05359">
        <w:rPr>
          <w:rFonts w:ascii="宋体" w:eastAsia="宋体" w:hAnsi="宋体" w:hint="eastAsia"/>
          <w:szCs w:val="21"/>
        </w:rPr>
        <w:t>以形成健壮</w:t>
      </w:r>
      <w:r w:rsidR="00B71CEE" w:rsidRPr="00F05359">
        <w:rPr>
          <w:rFonts w:ascii="宋体" w:eastAsia="宋体" w:hAnsi="宋体" w:hint="eastAsia"/>
          <w:szCs w:val="21"/>
        </w:rPr>
        <w:t>性</w:t>
      </w:r>
      <w:r w:rsidR="00D766D4" w:rsidRPr="00F05359">
        <w:rPr>
          <w:rFonts w:ascii="宋体" w:eastAsia="宋体" w:hAnsi="宋体" w:hint="eastAsia"/>
          <w:szCs w:val="21"/>
        </w:rPr>
        <w:t>良好</w:t>
      </w:r>
      <w:r w:rsidR="00B71CEE" w:rsidRPr="00F05359">
        <w:rPr>
          <w:rFonts w:ascii="宋体" w:eastAsia="宋体" w:hAnsi="宋体" w:hint="eastAsia"/>
          <w:szCs w:val="21"/>
        </w:rPr>
        <w:t>的建模过程。</w:t>
      </w:r>
    </w:p>
    <w:p w14:paraId="4504A49E" w14:textId="77777777" w:rsidR="00571D01" w:rsidRPr="00E95294" w:rsidRDefault="003F7D93" w:rsidP="00571D01">
      <w:pPr>
        <w:pStyle w:val="af4"/>
        <w:numPr>
          <w:ilvl w:val="0"/>
          <w:numId w:val="0"/>
        </w:numPr>
        <w:tabs>
          <w:tab w:val="left" w:pos="7770"/>
        </w:tabs>
        <w:spacing w:line="360" w:lineRule="auto"/>
        <w:jc w:val="left"/>
        <w:rPr>
          <w:rFonts w:hAnsi="宋体" w:hint="eastAsia"/>
          <w:szCs w:val="21"/>
        </w:rPr>
      </w:pPr>
      <w:r>
        <w:rPr>
          <w:rFonts w:hAnsi="宋体" w:hint="eastAsia"/>
          <w:szCs w:val="21"/>
        </w:rPr>
        <w:lastRenderedPageBreak/>
        <w:t xml:space="preserve">6.2 </w:t>
      </w:r>
      <w:proofErr w:type="gramStart"/>
      <w:r w:rsidR="00571D01" w:rsidRPr="00E95294">
        <w:rPr>
          <w:rFonts w:hAnsi="宋体" w:hint="eastAsia"/>
          <w:szCs w:val="21"/>
        </w:rPr>
        <w:t>钣</w:t>
      </w:r>
      <w:proofErr w:type="gramEnd"/>
      <w:r w:rsidR="00571D01" w:rsidRPr="00E95294">
        <w:rPr>
          <w:rFonts w:hAnsi="宋体" w:hint="eastAsia"/>
          <w:szCs w:val="21"/>
        </w:rPr>
        <w:t>金件</w:t>
      </w:r>
    </w:p>
    <w:p w14:paraId="5E2C1F0F"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加工制造符合</w:t>
      </w:r>
      <w:proofErr w:type="gramStart"/>
      <w:r w:rsidRPr="00F26C64">
        <w:rPr>
          <w:rFonts w:ascii="宋体" w:eastAsia="宋体" w:hAnsi="宋体" w:hint="eastAsia"/>
          <w:szCs w:val="21"/>
        </w:rPr>
        <w:t>钣金特点</w:t>
      </w:r>
      <w:proofErr w:type="gramEnd"/>
      <w:r w:rsidRPr="00F26C64">
        <w:rPr>
          <w:rFonts w:ascii="宋体" w:eastAsia="宋体" w:hAnsi="宋体" w:hint="eastAsia"/>
          <w:szCs w:val="21"/>
        </w:rPr>
        <w:t>的零件应以设计软件中</w:t>
      </w:r>
      <w:proofErr w:type="gramStart"/>
      <w:r w:rsidRPr="00F26C64">
        <w:rPr>
          <w:rFonts w:ascii="宋体" w:eastAsia="宋体" w:hAnsi="宋体" w:hint="eastAsia"/>
          <w:szCs w:val="21"/>
        </w:rPr>
        <w:t>钣金功能</w:t>
      </w:r>
      <w:proofErr w:type="gramEnd"/>
      <w:r w:rsidRPr="00F26C64">
        <w:rPr>
          <w:rFonts w:ascii="宋体" w:eastAsia="宋体" w:hAnsi="宋体" w:hint="eastAsia"/>
          <w:szCs w:val="21"/>
        </w:rPr>
        <w:t>模块完成建模</w:t>
      </w:r>
      <w:r w:rsidR="00B27101">
        <w:rPr>
          <w:rFonts w:ascii="宋体" w:eastAsia="宋体" w:hAnsi="宋体" w:hint="eastAsia"/>
          <w:szCs w:val="21"/>
        </w:rPr>
        <w:t>，</w:t>
      </w:r>
      <w:r w:rsidRPr="00F26C64">
        <w:rPr>
          <w:rFonts w:ascii="宋体" w:eastAsia="宋体" w:hAnsi="宋体" w:hint="eastAsia"/>
          <w:szCs w:val="21"/>
        </w:rPr>
        <w:t>不</w:t>
      </w:r>
      <w:r w:rsidR="00F44AC8" w:rsidRPr="00B27101">
        <w:rPr>
          <w:rFonts w:ascii="宋体" w:eastAsia="宋体" w:hAnsi="宋体" w:hint="eastAsia"/>
          <w:szCs w:val="21"/>
        </w:rPr>
        <w:t>应</w:t>
      </w:r>
      <w:r w:rsidR="002839A5">
        <w:rPr>
          <w:rFonts w:ascii="宋体" w:eastAsia="宋体" w:hAnsi="宋体" w:hint="eastAsia"/>
          <w:szCs w:val="21"/>
        </w:rPr>
        <w:t>仅</w:t>
      </w:r>
      <w:r w:rsidRPr="00F26C64">
        <w:rPr>
          <w:rFonts w:ascii="宋体" w:eastAsia="宋体" w:hAnsi="宋体" w:hint="eastAsia"/>
          <w:szCs w:val="21"/>
        </w:rPr>
        <w:t>采用普通功能模块中的拉伸、旋转、扫描等手段建模。</w:t>
      </w:r>
    </w:p>
    <w:p w14:paraId="5DB05E3C"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proofErr w:type="gramStart"/>
      <w:r w:rsidRPr="00F26C64">
        <w:rPr>
          <w:rFonts w:ascii="宋体" w:eastAsia="宋体" w:hAnsi="宋体" w:hint="eastAsia"/>
          <w:szCs w:val="21"/>
        </w:rPr>
        <w:t>钣</w:t>
      </w:r>
      <w:proofErr w:type="gramEnd"/>
      <w:r w:rsidRPr="00F26C64">
        <w:rPr>
          <w:rFonts w:ascii="宋体" w:eastAsia="宋体" w:hAnsi="宋体" w:hint="eastAsia"/>
          <w:szCs w:val="21"/>
        </w:rPr>
        <w:t>金件折弯系数等加工信息应记录在零件模型中，宜统一配置设置值。</w:t>
      </w:r>
    </w:p>
    <w:p w14:paraId="521C1131" w14:textId="77777777" w:rsidR="00571D01" w:rsidRDefault="00D14D97" w:rsidP="00D14D97">
      <w:pPr>
        <w:pStyle w:val="af4"/>
        <w:numPr>
          <w:ilvl w:val="0"/>
          <w:numId w:val="0"/>
        </w:numPr>
        <w:tabs>
          <w:tab w:val="left" w:pos="7770"/>
        </w:tabs>
        <w:spacing w:line="360" w:lineRule="auto"/>
        <w:jc w:val="left"/>
        <w:rPr>
          <w:rFonts w:hAnsi="宋体" w:hint="eastAsia"/>
          <w:szCs w:val="21"/>
        </w:rPr>
      </w:pPr>
      <w:r w:rsidRPr="00E95294">
        <w:rPr>
          <w:rFonts w:hAnsi="宋体" w:hint="eastAsia"/>
          <w:szCs w:val="21"/>
        </w:rPr>
        <w:t>6.</w:t>
      </w:r>
      <w:r w:rsidR="003F7D93">
        <w:rPr>
          <w:rFonts w:hAnsi="宋体" w:hint="eastAsia"/>
          <w:szCs w:val="21"/>
        </w:rPr>
        <w:t>3</w:t>
      </w:r>
      <w:r w:rsidR="00F825D9" w:rsidRPr="00E95294">
        <w:rPr>
          <w:rFonts w:hAnsi="宋体" w:hint="eastAsia"/>
          <w:szCs w:val="21"/>
        </w:rPr>
        <w:t xml:space="preserve"> </w:t>
      </w:r>
      <w:r w:rsidR="00571D01" w:rsidRPr="00E95294">
        <w:rPr>
          <w:rFonts w:hAnsi="宋体" w:hint="eastAsia"/>
          <w:szCs w:val="21"/>
        </w:rPr>
        <w:t>组焊件</w:t>
      </w:r>
    </w:p>
    <w:p w14:paraId="19CC6623" w14:textId="77777777" w:rsidR="00571D01" w:rsidRPr="00F26C64" w:rsidRDefault="00424B46"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B27101">
        <w:rPr>
          <w:rFonts w:ascii="宋体" w:eastAsia="宋体" w:hAnsi="宋体" w:hint="eastAsia"/>
          <w:szCs w:val="21"/>
        </w:rPr>
        <w:t>在满足</w:t>
      </w:r>
      <w:r w:rsidR="00571D01" w:rsidRPr="00B27101">
        <w:rPr>
          <w:rFonts w:ascii="宋体" w:eastAsia="宋体" w:hAnsi="宋体" w:hint="eastAsia"/>
          <w:szCs w:val="21"/>
        </w:rPr>
        <w:t>制造工艺流程</w:t>
      </w:r>
      <w:r w:rsidRPr="00B27101">
        <w:rPr>
          <w:rFonts w:ascii="宋体" w:eastAsia="宋体" w:hAnsi="宋体" w:hint="eastAsia"/>
          <w:szCs w:val="21"/>
        </w:rPr>
        <w:t>的前提下</w:t>
      </w:r>
      <w:r w:rsidR="00571D01" w:rsidRPr="00B27101">
        <w:rPr>
          <w:rFonts w:ascii="宋体" w:eastAsia="宋体" w:hAnsi="宋体" w:hint="eastAsia"/>
          <w:szCs w:val="21"/>
        </w:rPr>
        <w:t>，允</w:t>
      </w:r>
      <w:r w:rsidR="00571D01" w:rsidRPr="00F26C64">
        <w:rPr>
          <w:rFonts w:ascii="宋体" w:eastAsia="宋体" w:hAnsi="宋体" w:hint="eastAsia"/>
          <w:szCs w:val="21"/>
        </w:rPr>
        <w:t>许同一材料牌号的组焊小零件，合并为同一零件建模，合并零件建模应不影响零件的制图及加工流程。</w:t>
      </w:r>
    </w:p>
    <w:p w14:paraId="5176FE51"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合并零件中具有</w:t>
      </w:r>
      <w:proofErr w:type="gramStart"/>
      <w:r w:rsidRPr="00F26C64">
        <w:rPr>
          <w:rFonts w:ascii="宋体" w:eastAsia="宋体" w:hAnsi="宋体" w:hint="eastAsia"/>
          <w:szCs w:val="21"/>
        </w:rPr>
        <w:t>钣金特点</w:t>
      </w:r>
      <w:proofErr w:type="gramEnd"/>
      <w:r w:rsidRPr="00F26C64">
        <w:rPr>
          <w:rFonts w:ascii="宋体" w:eastAsia="宋体" w:hAnsi="宋体" w:hint="eastAsia"/>
          <w:szCs w:val="21"/>
        </w:rPr>
        <w:t>的零件应采用</w:t>
      </w:r>
      <w:proofErr w:type="gramStart"/>
      <w:r w:rsidRPr="00F26C64">
        <w:rPr>
          <w:rFonts w:ascii="宋体" w:eastAsia="宋体" w:hAnsi="宋体" w:hint="eastAsia"/>
          <w:szCs w:val="21"/>
        </w:rPr>
        <w:t>钣金功能</w:t>
      </w:r>
      <w:proofErr w:type="gramEnd"/>
      <w:r w:rsidRPr="00F26C64">
        <w:rPr>
          <w:rFonts w:ascii="宋体" w:eastAsia="宋体" w:hAnsi="宋体" w:hint="eastAsia"/>
          <w:szCs w:val="21"/>
        </w:rPr>
        <w:t>模块建模后再合并其他筋板、肋板类特征。</w:t>
      </w:r>
    </w:p>
    <w:p w14:paraId="5D074CB4" w14:textId="77777777" w:rsidR="00571D01" w:rsidRPr="00E95294" w:rsidRDefault="00D14D97" w:rsidP="00D14D97">
      <w:pPr>
        <w:pStyle w:val="af4"/>
        <w:numPr>
          <w:ilvl w:val="0"/>
          <w:numId w:val="0"/>
        </w:numPr>
        <w:tabs>
          <w:tab w:val="left" w:pos="7770"/>
        </w:tabs>
        <w:spacing w:line="360" w:lineRule="auto"/>
        <w:jc w:val="left"/>
        <w:rPr>
          <w:rFonts w:hAnsi="宋体" w:hint="eastAsia"/>
          <w:szCs w:val="21"/>
        </w:rPr>
      </w:pPr>
      <w:r w:rsidRPr="00E95294">
        <w:rPr>
          <w:rFonts w:hAnsi="宋体" w:hint="eastAsia"/>
          <w:szCs w:val="21"/>
        </w:rPr>
        <w:t>6.</w:t>
      </w:r>
      <w:r w:rsidR="00CE0C2A">
        <w:rPr>
          <w:rFonts w:hAnsi="宋体" w:hint="eastAsia"/>
          <w:szCs w:val="21"/>
        </w:rPr>
        <w:t>4</w:t>
      </w:r>
      <w:r w:rsidR="00F825D9" w:rsidRPr="00E95294">
        <w:rPr>
          <w:rFonts w:hAnsi="宋体" w:hint="eastAsia"/>
          <w:szCs w:val="21"/>
        </w:rPr>
        <w:t xml:space="preserve"> </w:t>
      </w:r>
      <w:r w:rsidR="00571D01" w:rsidRPr="00E95294">
        <w:rPr>
          <w:rFonts w:hAnsi="宋体" w:hint="eastAsia"/>
          <w:szCs w:val="21"/>
        </w:rPr>
        <w:t>复合材料</w:t>
      </w:r>
    </w:p>
    <w:p w14:paraId="7C168914" w14:textId="77777777" w:rsidR="00571D01" w:rsidRPr="008F7685" w:rsidRDefault="00D14D97" w:rsidP="00D14D97">
      <w:pPr>
        <w:pStyle w:val="af4"/>
        <w:numPr>
          <w:ilvl w:val="0"/>
          <w:numId w:val="0"/>
        </w:numPr>
        <w:tabs>
          <w:tab w:val="left" w:pos="7770"/>
        </w:tabs>
        <w:spacing w:line="360" w:lineRule="auto"/>
        <w:jc w:val="left"/>
        <w:rPr>
          <w:rFonts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8F7685">
          <w:rPr>
            <w:rFonts w:hAnsi="宋体" w:hint="eastAsia"/>
            <w:szCs w:val="21"/>
          </w:rPr>
          <w:t>6.</w:t>
        </w:r>
        <w:r w:rsidR="00CE0C2A">
          <w:rPr>
            <w:rFonts w:hAnsi="宋体" w:hint="eastAsia"/>
            <w:szCs w:val="21"/>
          </w:rPr>
          <w:t>4</w:t>
        </w:r>
        <w:r w:rsidRPr="008F7685">
          <w:rPr>
            <w:rFonts w:hAnsi="宋体" w:hint="eastAsia"/>
            <w:szCs w:val="21"/>
          </w:rPr>
          <w:t>.1</w:t>
        </w:r>
      </w:smartTag>
      <w:r w:rsidR="00F825D9" w:rsidRPr="008F7685">
        <w:rPr>
          <w:rFonts w:hAnsi="宋体" w:hint="eastAsia"/>
          <w:szCs w:val="21"/>
        </w:rPr>
        <w:t xml:space="preserve"> </w:t>
      </w:r>
      <w:r w:rsidR="00571D01" w:rsidRPr="008F7685">
        <w:rPr>
          <w:rFonts w:hAnsi="宋体" w:hint="eastAsia"/>
          <w:szCs w:val="21"/>
        </w:rPr>
        <w:t>玻璃钢件</w:t>
      </w:r>
    </w:p>
    <w:p w14:paraId="0795AF7E"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玻璃钢件建模，转化为实体按预定义密度计算零件质量属性。</w:t>
      </w:r>
    </w:p>
    <w:p w14:paraId="147A258E" w14:textId="77777777" w:rsidR="00571D01" w:rsidRPr="008F7685" w:rsidRDefault="00CE0C2A" w:rsidP="00D14D97">
      <w:pPr>
        <w:pStyle w:val="af4"/>
        <w:numPr>
          <w:ilvl w:val="0"/>
          <w:numId w:val="0"/>
        </w:numPr>
        <w:tabs>
          <w:tab w:val="left" w:pos="7770"/>
        </w:tabs>
        <w:spacing w:line="360" w:lineRule="auto"/>
        <w:jc w:val="left"/>
        <w:rPr>
          <w:rFonts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hAnsi="宋体" w:hint="eastAsia"/>
            <w:szCs w:val="21"/>
          </w:rPr>
          <w:t>6.4</w:t>
        </w:r>
        <w:r w:rsidR="00D14D97" w:rsidRPr="008F7685">
          <w:rPr>
            <w:rFonts w:hAnsi="宋体" w:hint="eastAsia"/>
            <w:szCs w:val="21"/>
          </w:rPr>
          <w:t>.2</w:t>
        </w:r>
      </w:smartTag>
      <w:r w:rsidR="00F825D9" w:rsidRPr="008F7685">
        <w:rPr>
          <w:rFonts w:hAnsi="宋体" w:hint="eastAsia"/>
          <w:szCs w:val="21"/>
        </w:rPr>
        <w:t xml:space="preserve"> </w:t>
      </w:r>
      <w:r w:rsidR="00571D01" w:rsidRPr="008F7685">
        <w:rPr>
          <w:rFonts w:hAnsi="宋体" w:hint="eastAsia"/>
          <w:szCs w:val="21"/>
        </w:rPr>
        <w:t>层压件</w:t>
      </w:r>
    </w:p>
    <w:p w14:paraId="2CFF7594"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采用均质板材层压的复合材料允许采用装配建模，复合材料装配中具有阵列等复杂特点的零件应简化为实体模型并重定义换算密度。</w:t>
      </w:r>
    </w:p>
    <w:p w14:paraId="5F4E830F" w14:textId="77777777" w:rsidR="00571D01" w:rsidRPr="008F7685" w:rsidRDefault="00CE0C2A" w:rsidP="00D14D97">
      <w:pPr>
        <w:pStyle w:val="af4"/>
        <w:numPr>
          <w:ilvl w:val="0"/>
          <w:numId w:val="0"/>
        </w:numPr>
        <w:tabs>
          <w:tab w:val="left" w:pos="7770"/>
        </w:tabs>
        <w:spacing w:line="360" w:lineRule="auto"/>
        <w:jc w:val="left"/>
        <w:rPr>
          <w:rFonts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hAnsi="宋体" w:hint="eastAsia"/>
            <w:szCs w:val="21"/>
          </w:rPr>
          <w:t>6.4</w:t>
        </w:r>
        <w:r w:rsidR="00D14D97" w:rsidRPr="008F7685">
          <w:rPr>
            <w:rFonts w:hAnsi="宋体" w:hint="eastAsia"/>
            <w:szCs w:val="21"/>
          </w:rPr>
          <w:t>.3</w:t>
        </w:r>
      </w:smartTag>
      <w:r w:rsidR="00F825D9" w:rsidRPr="008F7685">
        <w:rPr>
          <w:rFonts w:hAnsi="宋体" w:hint="eastAsia"/>
          <w:szCs w:val="21"/>
        </w:rPr>
        <w:t xml:space="preserve"> </w:t>
      </w:r>
      <w:r w:rsidR="00571D01" w:rsidRPr="008F7685">
        <w:rPr>
          <w:rFonts w:hAnsi="宋体" w:hint="eastAsia"/>
          <w:szCs w:val="21"/>
        </w:rPr>
        <w:t>异种金属件</w:t>
      </w:r>
    </w:p>
    <w:p w14:paraId="6206BD8C"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小于</w:t>
      </w:r>
      <w:smartTag w:uri="urn:schemas-microsoft-com:office:smarttags" w:element="chmetcnv">
        <w:smartTagPr>
          <w:attr w:name="UnitName" w:val="kg"/>
          <w:attr w:name="SourceValue" w:val=".01"/>
          <w:attr w:name="HasSpace" w:val="False"/>
          <w:attr w:name="Negative" w:val="False"/>
          <w:attr w:name="NumberType" w:val="1"/>
          <w:attr w:name="TCSC" w:val="0"/>
        </w:smartTagPr>
        <w:r w:rsidRPr="00F26C64">
          <w:rPr>
            <w:rFonts w:ascii="宋体" w:eastAsia="宋体" w:hAnsi="宋体" w:hint="eastAsia"/>
            <w:szCs w:val="21"/>
          </w:rPr>
          <w:t>0.01kg</w:t>
        </w:r>
      </w:smartTag>
      <w:r w:rsidRPr="00F26C64">
        <w:rPr>
          <w:rFonts w:ascii="宋体" w:eastAsia="宋体" w:hAnsi="宋体" w:hint="eastAsia"/>
          <w:szCs w:val="21"/>
        </w:rPr>
        <w:t>的异种金属应与主体金属合并建模，</w:t>
      </w:r>
      <w:proofErr w:type="gramStart"/>
      <w:r w:rsidRPr="00F26C64">
        <w:rPr>
          <w:rFonts w:ascii="宋体" w:eastAsia="宋体" w:hAnsi="宋体" w:hint="eastAsia"/>
          <w:szCs w:val="21"/>
        </w:rPr>
        <w:t>以草绘等</w:t>
      </w:r>
      <w:proofErr w:type="gramEnd"/>
      <w:r w:rsidRPr="00F26C64">
        <w:rPr>
          <w:rFonts w:ascii="宋体" w:eastAsia="宋体" w:hAnsi="宋体" w:hint="eastAsia"/>
          <w:szCs w:val="21"/>
        </w:rPr>
        <w:t>修饰设计异种金属。异种金属件建模应采用折算密度，材料参数按标准规定填写。</w:t>
      </w:r>
    </w:p>
    <w:p w14:paraId="37A2A1AA" w14:textId="77777777" w:rsidR="00571D01" w:rsidRPr="008F7685" w:rsidRDefault="00CE0C2A" w:rsidP="00D14D97">
      <w:pPr>
        <w:pStyle w:val="af4"/>
        <w:numPr>
          <w:ilvl w:val="0"/>
          <w:numId w:val="0"/>
        </w:numPr>
        <w:tabs>
          <w:tab w:val="left" w:pos="7770"/>
        </w:tabs>
        <w:spacing w:line="360" w:lineRule="auto"/>
        <w:jc w:val="left"/>
        <w:rPr>
          <w:rFonts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hAnsi="宋体" w:hint="eastAsia"/>
            <w:szCs w:val="21"/>
          </w:rPr>
          <w:t>6.4</w:t>
        </w:r>
        <w:r w:rsidR="00D14D97" w:rsidRPr="008F7685">
          <w:rPr>
            <w:rFonts w:hAnsi="宋体" w:hint="eastAsia"/>
            <w:szCs w:val="21"/>
          </w:rPr>
          <w:t>.4</w:t>
        </w:r>
      </w:smartTag>
      <w:r w:rsidR="00F825D9" w:rsidRPr="008F7685">
        <w:rPr>
          <w:rFonts w:hAnsi="宋体" w:hint="eastAsia"/>
          <w:szCs w:val="21"/>
        </w:rPr>
        <w:t xml:space="preserve"> </w:t>
      </w:r>
      <w:r w:rsidR="00571D01" w:rsidRPr="008F7685">
        <w:rPr>
          <w:rFonts w:hAnsi="宋体" w:hint="eastAsia"/>
          <w:szCs w:val="21"/>
        </w:rPr>
        <w:t>纹理件</w:t>
      </w:r>
    </w:p>
    <w:p w14:paraId="7520CF9F"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具有纹理特征及技术要求的复合材料，应</w:t>
      </w:r>
      <w:proofErr w:type="gramStart"/>
      <w:r w:rsidRPr="00F26C64">
        <w:rPr>
          <w:rFonts w:ascii="宋体" w:eastAsia="宋体" w:hAnsi="宋体" w:hint="eastAsia"/>
          <w:szCs w:val="21"/>
        </w:rPr>
        <w:t>以草绘等</w:t>
      </w:r>
      <w:proofErr w:type="gramEnd"/>
      <w:r w:rsidRPr="00F26C64">
        <w:rPr>
          <w:rFonts w:ascii="宋体" w:eastAsia="宋体" w:hAnsi="宋体" w:hint="eastAsia"/>
          <w:szCs w:val="21"/>
        </w:rPr>
        <w:t>修饰明确设计要求。</w:t>
      </w:r>
    </w:p>
    <w:p w14:paraId="06C9F0F0" w14:textId="77777777" w:rsidR="00571D01" w:rsidRPr="008F7685" w:rsidRDefault="00CE0C2A" w:rsidP="00D14D97">
      <w:pPr>
        <w:pStyle w:val="af4"/>
        <w:numPr>
          <w:ilvl w:val="0"/>
          <w:numId w:val="0"/>
        </w:numPr>
        <w:tabs>
          <w:tab w:val="left" w:pos="7770"/>
        </w:tabs>
        <w:spacing w:line="360" w:lineRule="auto"/>
        <w:jc w:val="left"/>
        <w:rPr>
          <w:rFonts w:hAnsi="宋体" w:hint="eastAsia"/>
          <w:szCs w:val="21"/>
        </w:rPr>
      </w:pPr>
      <w:r>
        <w:rPr>
          <w:rFonts w:hAnsi="宋体" w:hint="eastAsia"/>
          <w:szCs w:val="21"/>
        </w:rPr>
        <w:t>6.5</w:t>
      </w:r>
      <w:r w:rsidR="00F825D9" w:rsidRPr="008F7685">
        <w:rPr>
          <w:rFonts w:hAnsi="宋体" w:hint="eastAsia"/>
          <w:szCs w:val="21"/>
        </w:rPr>
        <w:t xml:space="preserve"> </w:t>
      </w:r>
      <w:r w:rsidR="00571D01" w:rsidRPr="008F7685">
        <w:rPr>
          <w:rFonts w:hAnsi="宋体" w:hint="eastAsia"/>
          <w:szCs w:val="21"/>
        </w:rPr>
        <w:t>密封胶、发泡剂</w:t>
      </w:r>
      <w:r w:rsidR="008242C2">
        <w:rPr>
          <w:rFonts w:hAnsi="宋体" w:hint="eastAsia"/>
          <w:szCs w:val="21"/>
        </w:rPr>
        <w:t>、</w:t>
      </w:r>
      <w:r w:rsidR="00716A49">
        <w:rPr>
          <w:rFonts w:hAnsi="宋体" w:hint="eastAsia"/>
          <w:szCs w:val="21"/>
        </w:rPr>
        <w:t>油水类材料</w:t>
      </w:r>
    </w:p>
    <w:p w14:paraId="0C2CE981" w14:textId="77777777" w:rsidR="00571D01" w:rsidRPr="00F26C64" w:rsidRDefault="002C0AF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8242C2">
        <w:rPr>
          <w:rFonts w:ascii="宋体" w:eastAsia="宋体" w:hAnsi="宋体" w:hint="eastAsia"/>
          <w:szCs w:val="21"/>
        </w:rPr>
        <w:t>根据产品特点</w:t>
      </w:r>
      <w:r w:rsidR="008242C2">
        <w:rPr>
          <w:rFonts w:ascii="宋体" w:eastAsia="宋体" w:hAnsi="宋体" w:hint="eastAsia"/>
          <w:szCs w:val="21"/>
        </w:rPr>
        <w:t>与制造</w:t>
      </w:r>
      <w:r w:rsidR="00541AEA">
        <w:rPr>
          <w:rFonts w:ascii="宋体" w:eastAsia="宋体" w:hAnsi="宋体" w:hint="eastAsia"/>
          <w:szCs w:val="21"/>
        </w:rPr>
        <w:t>流程</w:t>
      </w:r>
      <w:r w:rsidR="00E45048">
        <w:rPr>
          <w:rFonts w:ascii="宋体" w:eastAsia="宋体" w:hAnsi="宋体" w:hint="eastAsia"/>
          <w:szCs w:val="21"/>
        </w:rPr>
        <w:t>要求</w:t>
      </w:r>
      <w:r w:rsidRPr="008242C2">
        <w:rPr>
          <w:rFonts w:ascii="宋体" w:eastAsia="宋体" w:hAnsi="宋体" w:hint="eastAsia"/>
          <w:szCs w:val="21"/>
        </w:rPr>
        <w:t>，</w:t>
      </w:r>
      <w:r w:rsidR="00571D01" w:rsidRPr="008242C2">
        <w:rPr>
          <w:rFonts w:ascii="宋体" w:eastAsia="宋体" w:hAnsi="宋体" w:hint="eastAsia"/>
          <w:szCs w:val="21"/>
        </w:rPr>
        <w:t>密封</w:t>
      </w:r>
      <w:r w:rsidR="00571D01" w:rsidRPr="00F26C64">
        <w:rPr>
          <w:rFonts w:ascii="宋体" w:eastAsia="宋体" w:hAnsi="宋体" w:hint="eastAsia"/>
          <w:szCs w:val="21"/>
        </w:rPr>
        <w:t>胶</w:t>
      </w:r>
      <w:r w:rsidR="00023EB3">
        <w:rPr>
          <w:rFonts w:ascii="宋体" w:eastAsia="宋体" w:hAnsi="宋体" w:hint="eastAsia"/>
          <w:szCs w:val="21"/>
        </w:rPr>
        <w:t>、</w:t>
      </w:r>
      <w:r w:rsidR="00571D01" w:rsidRPr="00F26C64">
        <w:rPr>
          <w:rFonts w:ascii="宋体" w:eastAsia="宋体" w:hAnsi="宋体" w:hint="eastAsia"/>
          <w:szCs w:val="21"/>
        </w:rPr>
        <w:t>发泡剂</w:t>
      </w:r>
      <w:r w:rsidR="00023EB3">
        <w:rPr>
          <w:rFonts w:ascii="宋体" w:eastAsia="宋体" w:hAnsi="宋体" w:hint="eastAsia"/>
          <w:szCs w:val="21"/>
        </w:rPr>
        <w:t>、油水类材料</w:t>
      </w:r>
      <w:r w:rsidR="00571D01" w:rsidRPr="00F26C64">
        <w:rPr>
          <w:rFonts w:ascii="宋体" w:eastAsia="宋体" w:hAnsi="宋体" w:hint="eastAsia"/>
          <w:szCs w:val="21"/>
        </w:rPr>
        <w:t>可按同种材料</w:t>
      </w:r>
      <w:r w:rsidR="00200C6F">
        <w:rPr>
          <w:rFonts w:ascii="宋体" w:eastAsia="宋体" w:hAnsi="宋体" w:hint="eastAsia"/>
          <w:szCs w:val="21"/>
        </w:rPr>
        <w:t>作为</w:t>
      </w:r>
      <w:r w:rsidR="00571D01" w:rsidRPr="00F26C64">
        <w:rPr>
          <w:rFonts w:ascii="宋体" w:eastAsia="宋体" w:hAnsi="宋体" w:hint="eastAsia"/>
          <w:szCs w:val="21"/>
        </w:rPr>
        <w:t>单个零件模型</w:t>
      </w:r>
      <w:r w:rsidR="00446067">
        <w:rPr>
          <w:rFonts w:ascii="宋体" w:eastAsia="宋体" w:hAnsi="宋体" w:hint="eastAsia"/>
          <w:szCs w:val="21"/>
        </w:rPr>
        <w:t>在装配中</w:t>
      </w:r>
      <w:r w:rsidR="00571D01" w:rsidRPr="00F26C64">
        <w:rPr>
          <w:rFonts w:ascii="宋体" w:eastAsia="宋体" w:hAnsi="宋体" w:hint="eastAsia"/>
          <w:szCs w:val="21"/>
        </w:rPr>
        <w:t>建模，进行设计用量的统计计算。</w:t>
      </w:r>
    </w:p>
    <w:p w14:paraId="3206A3D3" w14:textId="77777777" w:rsidR="00571D01" w:rsidRPr="008F7685" w:rsidRDefault="00CE0C2A" w:rsidP="00D14D97">
      <w:pPr>
        <w:pStyle w:val="af4"/>
        <w:numPr>
          <w:ilvl w:val="0"/>
          <w:numId w:val="0"/>
        </w:numPr>
        <w:tabs>
          <w:tab w:val="left" w:pos="7770"/>
        </w:tabs>
        <w:spacing w:line="360" w:lineRule="auto"/>
        <w:jc w:val="left"/>
        <w:rPr>
          <w:rFonts w:hAnsi="宋体" w:hint="eastAsia"/>
          <w:szCs w:val="21"/>
        </w:rPr>
      </w:pPr>
      <w:r>
        <w:rPr>
          <w:rFonts w:hAnsi="宋体" w:hint="eastAsia"/>
          <w:szCs w:val="21"/>
        </w:rPr>
        <w:t>6.6</w:t>
      </w:r>
      <w:r w:rsidR="00F825D9" w:rsidRPr="008F7685">
        <w:rPr>
          <w:rFonts w:hAnsi="宋体" w:hint="eastAsia"/>
          <w:szCs w:val="21"/>
        </w:rPr>
        <w:t xml:space="preserve"> </w:t>
      </w:r>
      <w:r w:rsidR="00571D01" w:rsidRPr="008F7685">
        <w:rPr>
          <w:rFonts w:hAnsi="宋体" w:hint="eastAsia"/>
          <w:szCs w:val="21"/>
        </w:rPr>
        <w:t>外购件</w:t>
      </w:r>
    </w:p>
    <w:p w14:paraId="43C7A4B4" w14:textId="77777777" w:rsidR="00571D01" w:rsidRPr="00FC5BEC" w:rsidRDefault="001D4DE4"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Pr>
          <w:rFonts w:ascii="宋体" w:eastAsia="宋体" w:hAnsi="宋体" w:hint="eastAsia"/>
          <w:szCs w:val="21"/>
        </w:rPr>
        <w:t>具有动作机构的外购件作为单一零件建模时应为在无风</w:t>
      </w:r>
      <w:r w:rsidRPr="00FC5BEC">
        <w:rPr>
          <w:rFonts w:ascii="宋体" w:eastAsia="宋体" w:hAnsi="宋体" w:hint="eastAsia"/>
          <w:szCs w:val="21"/>
        </w:rPr>
        <w:t>、无液、常</w:t>
      </w:r>
      <w:r w:rsidR="00571D01" w:rsidRPr="00FC5BEC">
        <w:rPr>
          <w:rFonts w:ascii="宋体" w:eastAsia="宋体" w:hAnsi="宋体" w:hint="eastAsia"/>
          <w:szCs w:val="21"/>
        </w:rPr>
        <w:t>压、无电及重力作用下的自然</w:t>
      </w:r>
      <w:r w:rsidR="005D696C" w:rsidRPr="00FC5BEC">
        <w:rPr>
          <w:rFonts w:ascii="宋体" w:eastAsia="宋体" w:hAnsi="宋体" w:hint="eastAsia"/>
          <w:szCs w:val="21"/>
        </w:rPr>
        <w:t>装配</w:t>
      </w:r>
      <w:r w:rsidR="00571D01" w:rsidRPr="00FC5BEC">
        <w:rPr>
          <w:rFonts w:ascii="宋体" w:eastAsia="宋体" w:hAnsi="宋体" w:hint="eastAsia"/>
          <w:szCs w:val="21"/>
        </w:rPr>
        <w:t>状态。</w:t>
      </w:r>
    </w:p>
    <w:p w14:paraId="5D065911" w14:textId="77777777" w:rsidR="00571D01" w:rsidRPr="00FC5BEC" w:rsidRDefault="00E50927"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C5BEC">
        <w:rPr>
          <w:rFonts w:ascii="宋体" w:eastAsia="宋体" w:hAnsi="宋体" w:hint="eastAsia"/>
          <w:szCs w:val="21"/>
        </w:rPr>
        <w:t>对产品</w:t>
      </w:r>
      <w:r w:rsidR="00FC5BEC" w:rsidRPr="00FC5BEC">
        <w:rPr>
          <w:rFonts w:ascii="宋体" w:eastAsia="宋体" w:hAnsi="宋体" w:hint="eastAsia"/>
          <w:szCs w:val="21"/>
        </w:rPr>
        <w:t>质</w:t>
      </w:r>
      <w:r w:rsidRPr="00FC5BEC">
        <w:rPr>
          <w:rFonts w:ascii="宋体" w:eastAsia="宋体" w:hAnsi="宋体" w:hint="eastAsia"/>
          <w:szCs w:val="21"/>
        </w:rPr>
        <w:t>量质心影响可以忽略的单个零部件</w:t>
      </w:r>
      <w:r w:rsidR="00571D01" w:rsidRPr="00FC5BEC">
        <w:rPr>
          <w:rFonts w:ascii="宋体" w:eastAsia="宋体" w:hAnsi="宋体" w:hint="eastAsia"/>
          <w:szCs w:val="21"/>
        </w:rPr>
        <w:t>可以直接修改密度将</w:t>
      </w:r>
      <w:r w:rsidR="006033B6" w:rsidRPr="00FC5BEC">
        <w:rPr>
          <w:rFonts w:ascii="宋体" w:eastAsia="宋体" w:hAnsi="宋体" w:hint="eastAsia"/>
          <w:szCs w:val="21"/>
        </w:rPr>
        <w:t>其</w:t>
      </w:r>
      <w:r w:rsidR="00571D01" w:rsidRPr="00FC5BEC">
        <w:rPr>
          <w:rFonts w:ascii="宋体" w:eastAsia="宋体" w:hAnsi="宋体" w:hint="eastAsia"/>
          <w:szCs w:val="21"/>
        </w:rPr>
        <w:t>计算</w:t>
      </w:r>
      <w:r w:rsidR="00D34BBE" w:rsidRPr="00FC5BEC">
        <w:rPr>
          <w:rFonts w:ascii="宋体" w:eastAsia="宋体" w:hAnsi="宋体" w:hint="eastAsia"/>
          <w:szCs w:val="21"/>
        </w:rPr>
        <w:t>重</w:t>
      </w:r>
      <w:r w:rsidR="00571D01" w:rsidRPr="00FC5BEC">
        <w:rPr>
          <w:rFonts w:ascii="宋体" w:eastAsia="宋体" w:hAnsi="宋体" w:hint="eastAsia"/>
          <w:szCs w:val="21"/>
        </w:rPr>
        <w:t>量调整至接口图纸中的质量值，</w:t>
      </w:r>
      <w:r w:rsidR="00CA29D9" w:rsidRPr="00FC5BEC">
        <w:rPr>
          <w:rFonts w:ascii="宋体" w:eastAsia="宋体" w:hAnsi="宋体" w:hint="eastAsia"/>
          <w:szCs w:val="21"/>
        </w:rPr>
        <w:t>不可忽略的</w:t>
      </w:r>
      <w:r w:rsidR="00571D01" w:rsidRPr="00FC5BEC">
        <w:rPr>
          <w:rFonts w:ascii="宋体" w:eastAsia="宋体" w:hAnsi="宋体" w:hint="eastAsia"/>
          <w:szCs w:val="21"/>
        </w:rPr>
        <w:t>外购件必须按接口图纸资料设置重量及重心位置，并在模型参数中记录接口图纸名称版本。</w:t>
      </w:r>
    </w:p>
    <w:p w14:paraId="5793CC8C" w14:textId="77777777" w:rsidR="00571D01" w:rsidRPr="007257F2" w:rsidRDefault="00571D01"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szCs w:val="21"/>
        </w:rPr>
        <w:lastRenderedPageBreak/>
        <w:t>外购件产品的模型推荐由供应商提供。用户可根据需要进行数据格式的转换，转换后的模型是否需要进一步修改，由用户根据使用场合自行</w:t>
      </w:r>
      <w:r w:rsidRPr="00F26C64">
        <w:rPr>
          <w:rFonts w:ascii="宋体" w:eastAsia="宋体" w:hAnsi="宋体" w:hint="eastAsia"/>
          <w:szCs w:val="21"/>
        </w:rPr>
        <w:t>确</w:t>
      </w:r>
      <w:r w:rsidRPr="007257F2">
        <w:rPr>
          <w:rFonts w:ascii="宋体" w:eastAsia="宋体" w:hAnsi="宋体" w:hint="eastAsia"/>
          <w:szCs w:val="21"/>
        </w:rPr>
        <w:t>定</w:t>
      </w:r>
      <w:r w:rsidRPr="007257F2">
        <w:rPr>
          <w:rFonts w:ascii="宋体" w:eastAsia="宋体" w:hAnsi="宋体"/>
          <w:szCs w:val="21"/>
        </w:rPr>
        <w:t>。转换</w:t>
      </w:r>
      <w:r w:rsidR="009F5B86" w:rsidRPr="007257F2">
        <w:rPr>
          <w:rFonts w:ascii="宋体" w:eastAsia="宋体" w:hAnsi="宋体" w:hint="eastAsia"/>
          <w:szCs w:val="21"/>
        </w:rPr>
        <w:t>前</w:t>
      </w:r>
      <w:r w:rsidRPr="007257F2">
        <w:rPr>
          <w:rFonts w:ascii="宋体" w:eastAsia="宋体" w:hAnsi="宋体"/>
          <w:szCs w:val="21"/>
        </w:rPr>
        <w:t>的</w:t>
      </w:r>
      <w:r w:rsidR="009F5B86" w:rsidRPr="007257F2">
        <w:rPr>
          <w:rFonts w:ascii="宋体" w:eastAsia="宋体" w:hAnsi="宋体" w:hint="eastAsia"/>
          <w:szCs w:val="21"/>
        </w:rPr>
        <w:t>原</w:t>
      </w:r>
      <w:r w:rsidRPr="007257F2">
        <w:rPr>
          <w:rFonts w:ascii="宋体" w:eastAsia="宋体" w:hAnsi="宋体"/>
          <w:szCs w:val="21"/>
        </w:rPr>
        <w:t>始模型应予以保留</w:t>
      </w:r>
      <w:r w:rsidR="007B6238" w:rsidRPr="007257F2">
        <w:rPr>
          <w:rFonts w:ascii="宋体" w:eastAsia="宋体" w:hAnsi="宋体"/>
          <w:szCs w:val="21"/>
        </w:rPr>
        <w:t>，并伴随装配模型一起</w:t>
      </w:r>
      <w:r w:rsidR="007B6238" w:rsidRPr="007257F2">
        <w:rPr>
          <w:rFonts w:ascii="宋体" w:eastAsia="宋体" w:hAnsi="宋体" w:hint="eastAsia"/>
          <w:szCs w:val="21"/>
        </w:rPr>
        <w:t>归档</w:t>
      </w:r>
      <w:r w:rsidRPr="007257F2">
        <w:rPr>
          <w:rFonts w:ascii="宋体" w:eastAsia="宋体" w:hAnsi="宋体"/>
          <w:szCs w:val="21"/>
        </w:rPr>
        <w:t>。</w:t>
      </w:r>
    </w:p>
    <w:p w14:paraId="5C1AFBDC"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szCs w:val="21"/>
        </w:rPr>
        <w:t>对无法从供应商处获得外购件的三维模型，可由用户自行建立。允许根据使用要求对外购件模型进行简化，但简化模型应包括外购件的最大几何轮廓、安装接口、极限位置、质量属性等影响模型装配</w:t>
      </w:r>
      <w:r w:rsidRPr="00F26C64">
        <w:rPr>
          <w:rFonts w:ascii="宋体" w:eastAsia="宋体" w:hAnsi="宋体" w:hint="eastAsia"/>
          <w:szCs w:val="21"/>
        </w:rPr>
        <w:t>设计</w:t>
      </w:r>
      <w:r w:rsidRPr="00F26C64">
        <w:rPr>
          <w:rFonts w:ascii="宋体" w:eastAsia="宋体" w:hAnsi="宋体"/>
          <w:szCs w:val="21"/>
        </w:rPr>
        <w:t>的</w:t>
      </w:r>
      <w:r w:rsidRPr="00F26C64">
        <w:rPr>
          <w:rFonts w:ascii="宋体" w:eastAsia="宋体" w:hAnsi="宋体" w:hint="eastAsia"/>
          <w:szCs w:val="21"/>
        </w:rPr>
        <w:t>基本</w:t>
      </w:r>
      <w:r w:rsidRPr="00F26C64">
        <w:rPr>
          <w:rFonts w:ascii="宋体" w:eastAsia="宋体" w:hAnsi="宋体"/>
          <w:szCs w:val="21"/>
        </w:rPr>
        <w:t>信息。</w:t>
      </w:r>
    </w:p>
    <w:p w14:paraId="123D216F" w14:textId="77777777" w:rsidR="00571D01" w:rsidRPr="008F7685" w:rsidRDefault="00D14D97" w:rsidP="00D14D97">
      <w:pPr>
        <w:pStyle w:val="af4"/>
        <w:numPr>
          <w:ilvl w:val="0"/>
          <w:numId w:val="0"/>
        </w:numPr>
        <w:tabs>
          <w:tab w:val="left" w:pos="7770"/>
        </w:tabs>
        <w:spacing w:line="360" w:lineRule="auto"/>
        <w:jc w:val="left"/>
        <w:rPr>
          <w:rFonts w:hAnsi="宋体" w:hint="eastAsia"/>
          <w:szCs w:val="21"/>
        </w:rPr>
      </w:pPr>
      <w:r w:rsidRPr="008F7685">
        <w:rPr>
          <w:rFonts w:hAnsi="宋体" w:hint="eastAsia"/>
          <w:szCs w:val="21"/>
        </w:rPr>
        <w:t>6.</w:t>
      </w:r>
      <w:r w:rsidR="00CE0C2A">
        <w:rPr>
          <w:rFonts w:hAnsi="宋体" w:hint="eastAsia"/>
          <w:szCs w:val="21"/>
        </w:rPr>
        <w:t>7</w:t>
      </w:r>
      <w:r w:rsidR="00F825D9" w:rsidRPr="008F7685">
        <w:rPr>
          <w:rFonts w:hAnsi="宋体" w:hint="eastAsia"/>
          <w:szCs w:val="21"/>
        </w:rPr>
        <w:t xml:space="preserve"> </w:t>
      </w:r>
      <w:r w:rsidR="00571D01" w:rsidRPr="008F7685">
        <w:rPr>
          <w:rFonts w:hAnsi="宋体" w:hint="eastAsia"/>
          <w:szCs w:val="21"/>
        </w:rPr>
        <w:t>标准件</w:t>
      </w:r>
    </w:p>
    <w:p w14:paraId="4E385220"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szCs w:val="21"/>
        </w:rPr>
      </w:pPr>
      <w:r w:rsidRPr="00F26C64">
        <w:rPr>
          <w:rFonts w:ascii="宋体" w:eastAsia="宋体" w:hAnsi="宋体"/>
          <w:szCs w:val="21"/>
        </w:rPr>
        <w:t>标准件模型应优先采用具有参数化特点的</w:t>
      </w:r>
      <w:proofErr w:type="gramStart"/>
      <w:r w:rsidRPr="00F26C64">
        <w:rPr>
          <w:rFonts w:ascii="宋体" w:eastAsia="宋体" w:hAnsi="宋体"/>
          <w:szCs w:val="21"/>
        </w:rPr>
        <w:t>系列族表方法</w:t>
      </w:r>
      <w:proofErr w:type="gramEnd"/>
      <w:r w:rsidRPr="00F26C64">
        <w:rPr>
          <w:rFonts w:ascii="宋体" w:eastAsia="宋体" w:hAnsi="宋体"/>
          <w:szCs w:val="21"/>
        </w:rPr>
        <w:t>建立。对于无法参数化的零件，亦可建立非系列化的独立模型。为了满足快速显示和制图的需要，标准件</w:t>
      </w:r>
      <w:r w:rsidRPr="00F26C64">
        <w:rPr>
          <w:rFonts w:ascii="宋体" w:eastAsia="宋体" w:hAnsi="宋体" w:hint="eastAsia"/>
          <w:szCs w:val="21"/>
        </w:rPr>
        <w:t>应</w:t>
      </w:r>
      <w:r w:rsidRPr="00F26C64">
        <w:rPr>
          <w:rFonts w:ascii="宋体" w:eastAsia="宋体" w:hAnsi="宋体"/>
          <w:szCs w:val="21"/>
        </w:rPr>
        <w:t>按</w:t>
      </w:r>
      <w:r w:rsidRPr="00F26C64">
        <w:rPr>
          <w:rFonts w:ascii="宋体" w:eastAsia="宋体" w:hAnsi="宋体" w:hint="eastAsia"/>
          <w:szCs w:val="21"/>
        </w:rPr>
        <w:t xml:space="preserve">GB/T </w:t>
      </w:r>
      <w:r w:rsidRPr="00F26C64">
        <w:rPr>
          <w:rFonts w:ascii="宋体" w:eastAsia="宋体" w:hAnsi="宋体"/>
          <w:szCs w:val="21"/>
        </w:rPr>
        <w:t>24734.11规定</w:t>
      </w:r>
      <w:r w:rsidRPr="00F26C64">
        <w:rPr>
          <w:rFonts w:ascii="宋体" w:eastAsia="宋体" w:hAnsi="宋体" w:hint="eastAsia"/>
          <w:szCs w:val="21"/>
        </w:rPr>
        <w:t>的方法</w:t>
      </w:r>
      <w:r w:rsidRPr="00F26C64">
        <w:rPr>
          <w:rFonts w:ascii="宋体" w:eastAsia="宋体" w:hAnsi="宋体"/>
          <w:szCs w:val="21"/>
        </w:rPr>
        <w:t>采用简化级表示。</w:t>
      </w:r>
      <w:r w:rsidRPr="00F26C64">
        <w:rPr>
          <w:rFonts w:ascii="宋体" w:eastAsia="宋体" w:hAnsi="宋体" w:hint="eastAsia"/>
          <w:szCs w:val="21"/>
        </w:rPr>
        <w:t>变形标准件一般以其原始状态建模。</w:t>
      </w:r>
    </w:p>
    <w:p w14:paraId="61B3754F"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紧固过程中有明显塑性变形或丢弃材料的紧固件零件一般以变形后的状态建模，</w:t>
      </w:r>
      <w:r w:rsidR="00805F7A">
        <w:rPr>
          <w:rFonts w:ascii="宋体" w:eastAsia="宋体" w:hAnsi="宋体" w:hint="eastAsia"/>
          <w:szCs w:val="21"/>
        </w:rPr>
        <w:t>以曲面、</w:t>
      </w:r>
      <w:proofErr w:type="gramStart"/>
      <w:r w:rsidR="00805F7A">
        <w:rPr>
          <w:rFonts w:ascii="宋体" w:eastAsia="宋体" w:hAnsi="宋体" w:hint="eastAsia"/>
          <w:szCs w:val="21"/>
        </w:rPr>
        <w:t>草绘特征</w:t>
      </w:r>
      <w:proofErr w:type="gramEnd"/>
      <w:r w:rsidR="00805F7A">
        <w:rPr>
          <w:rFonts w:ascii="宋体" w:eastAsia="宋体" w:hAnsi="宋体" w:hint="eastAsia"/>
          <w:szCs w:val="21"/>
        </w:rPr>
        <w:t>描述变形前或原始状态的</w:t>
      </w:r>
      <w:r w:rsidR="007F2DF1">
        <w:rPr>
          <w:rFonts w:ascii="宋体" w:eastAsia="宋体" w:hAnsi="宋体" w:hint="eastAsia"/>
          <w:szCs w:val="21"/>
        </w:rPr>
        <w:t>外形</w:t>
      </w:r>
      <w:r w:rsidR="009D4C14">
        <w:rPr>
          <w:rFonts w:ascii="宋体" w:eastAsia="宋体" w:hAnsi="宋体" w:hint="eastAsia"/>
          <w:szCs w:val="21"/>
        </w:rPr>
        <w:t>信息</w:t>
      </w:r>
      <w:r w:rsidR="00805F7A">
        <w:rPr>
          <w:rFonts w:ascii="宋体" w:eastAsia="宋体" w:hAnsi="宋体" w:hint="eastAsia"/>
          <w:szCs w:val="21"/>
        </w:rPr>
        <w:t>，</w:t>
      </w:r>
      <w:r w:rsidRPr="00F26C64">
        <w:rPr>
          <w:rFonts w:ascii="宋体" w:eastAsia="宋体" w:hAnsi="宋体" w:hint="eastAsia"/>
          <w:szCs w:val="21"/>
        </w:rPr>
        <w:t>如需拉断的拉铆钉等。</w:t>
      </w:r>
    </w:p>
    <w:p w14:paraId="3CA82FD1"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紧固件塑性变形量与被紧固工件厚度相关的零件建模应以</w:t>
      </w:r>
      <w:proofErr w:type="gramStart"/>
      <w:r w:rsidRPr="00F26C64">
        <w:rPr>
          <w:rFonts w:ascii="宋体" w:eastAsia="宋体" w:hAnsi="宋体" w:hint="eastAsia"/>
          <w:szCs w:val="21"/>
        </w:rPr>
        <w:t>草绘示</w:t>
      </w:r>
      <w:proofErr w:type="gramEnd"/>
      <w:r w:rsidRPr="00F26C64">
        <w:rPr>
          <w:rFonts w:ascii="宋体" w:eastAsia="宋体" w:hAnsi="宋体" w:hint="eastAsia"/>
          <w:szCs w:val="21"/>
        </w:rPr>
        <w:t>出适用厚度范围。</w:t>
      </w:r>
    </w:p>
    <w:p w14:paraId="1B3F2FC8" w14:textId="77777777" w:rsidR="00571D01" w:rsidRPr="008F7685" w:rsidRDefault="00D14D97" w:rsidP="00D14D97">
      <w:pPr>
        <w:pStyle w:val="af4"/>
        <w:numPr>
          <w:ilvl w:val="0"/>
          <w:numId w:val="0"/>
        </w:numPr>
        <w:tabs>
          <w:tab w:val="left" w:pos="7770"/>
        </w:tabs>
        <w:spacing w:line="360" w:lineRule="auto"/>
        <w:jc w:val="left"/>
        <w:rPr>
          <w:rFonts w:hAnsi="宋体" w:hint="eastAsia"/>
          <w:szCs w:val="21"/>
        </w:rPr>
      </w:pPr>
      <w:r w:rsidRPr="008F7685">
        <w:rPr>
          <w:rFonts w:hAnsi="宋体" w:hint="eastAsia"/>
          <w:szCs w:val="21"/>
        </w:rPr>
        <w:t>6.</w:t>
      </w:r>
      <w:r w:rsidR="00CE0C2A">
        <w:rPr>
          <w:rFonts w:hAnsi="宋体" w:hint="eastAsia"/>
          <w:szCs w:val="21"/>
        </w:rPr>
        <w:t>8</w:t>
      </w:r>
      <w:r w:rsidR="00F825D9" w:rsidRPr="008F7685">
        <w:rPr>
          <w:rFonts w:hAnsi="宋体" w:hint="eastAsia"/>
          <w:szCs w:val="21"/>
        </w:rPr>
        <w:t xml:space="preserve"> </w:t>
      </w:r>
      <w:r w:rsidR="00571D01" w:rsidRPr="008F7685">
        <w:rPr>
          <w:rFonts w:hAnsi="宋体" w:hint="eastAsia"/>
          <w:szCs w:val="21"/>
        </w:rPr>
        <w:t>管件</w:t>
      </w:r>
    </w:p>
    <w:p w14:paraId="6218D0BD" w14:textId="77777777" w:rsidR="00571D01" w:rsidRPr="00F26C64" w:rsidRDefault="00571D01" w:rsidP="00A63D2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管件</w:t>
      </w:r>
      <w:r w:rsidR="001F67DA" w:rsidRPr="00F26C64">
        <w:rPr>
          <w:rFonts w:ascii="宋体" w:eastAsia="宋体" w:hAnsi="宋体" w:hint="eastAsia"/>
          <w:szCs w:val="21"/>
        </w:rPr>
        <w:t>中的</w:t>
      </w:r>
      <w:r w:rsidRPr="00F26C64">
        <w:rPr>
          <w:rFonts w:ascii="宋体" w:eastAsia="宋体" w:hAnsi="宋体" w:hint="eastAsia"/>
          <w:szCs w:val="21"/>
        </w:rPr>
        <w:t>硬/软管材料均应定义线密度，直管可以以长度统计表形式表明设计/工艺信息。弯管命名规则同普通件。</w:t>
      </w:r>
    </w:p>
    <w:p w14:paraId="6D0CCEA1" w14:textId="77777777" w:rsidR="00571D01" w:rsidRPr="008F7685" w:rsidRDefault="00D14D97" w:rsidP="00571D01">
      <w:pPr>
        <w:pStyle w:val="af4"/>
        <w:numPr>
          <w:ilvl w:val="0"/>
          <w:numId w:val="0"/>
        </w:numPr>
        <w:tabs>
          <w:tab w:val="left" w:pos="7770"/>
        </w:tabs>
        <w:spacing w:line="360" w:lineRule="auto"/>
        <w:jc w:val="left"/>
        <w:rPr>
          <w:rFonts w:hAnsi="宋体" w:hint="eastAsia"/>
          <w:szCs w:val="21"/>
        </w:rPr>
      </w:pPr>
      <w:r w:rsidRPr="008F7685">
        <w:rPr>
          <w:rFonts w:hAnsi="宋体" w:hint="eastAsia"/>
          <w:szCs w:val="21"/>
        </w:rPr>
        <w:t>6.</w:t>
      </w:r>
      <w:r w:rsidR="00CE0C2A">
        <w:rPr>
          <w:rFonts w:hAnsi="宋体" w:hint="eastAsia"/>
          <w:szCs w:val="21"/>
        </w:rPr>
        <w:t>9</w:t>
      </w:r>
      <w:r w:rsidR="00F825D9" w:rsidRPr="008F7685">
        <w:rPr>
          <w:rFonts w:hAnsi="宋体" w:hint="eastAsia"/>
          <w:szCs w:val="21"/>
        </w:rPr>
        <w:t xml:space="preserve"> </w:t>
      </w:r>
      <w:r w:rsidR="00571D01" w:rsidRPr="008F7685">
        <w:rPr>
          <w:rFonts w:hAnsi="宋体" w:hint="eastAsia"/>
          <w:szCs w:val="21"/>
        </w:rPr>
        <w:t>线束零件</w:t>
      </w:r>
    </w:p>
    <w:p w14:paraId="1F5FECE1" w14:textId="77777777" w:rsidR="00571D01" w:rsidRPr="00F26C64" w:rsidRDefault="00571D01" w:rsidP="00F26C64">
      <w:pPr>
        <w:pStyle w:val="af4"/>
        <w:numPr>
          <w:ilvl w:val="0"/>
          <w:numId w:val="0"/>
        </w:numPr>
        <w:tabs>
          <w:tab w:val="left" w:pos="7770"/>
        </w:tabs>
        <w:spacing w:line="360" w:lineRule="auto"/>
        <w:ind w:firstLineChars="200" w:firstLine="420"/>
        <w:jc w:val="left"/>
        <w:rPr>
          <w:rFonts w:ascii="宋体" w:eastAsia="宋体" w:hAnsi="宋体" w:hint="eastAsia"/>
          <w:szCs w:val="21"/>
        </w:rPr>
      </w:pPr>
      <w:r w:rsidRPr="00F26C64">
        <w:rPr>
          <w:rFonts w:ascii="宋体" w:eastAsia="宋体" w:hAnsi="宋体" w:hint="eastAsia"/>
          <w:szCs w:val="21"/>
        </w:rPr>
        <w:t>线束零件所用电线电缆应定义线密度，线束零件命名规则同普通零件。</w:t>
      </w:r>
    </w:p>
    <w:p w14:paraId="3E0F26EA" w14:textId="77777777" w:rsidR="00571D01" w:rsidRPr="002E1B6D" w:rsidRDefault="00571D01" w:rsidP="002E1B6D">
      <w:pPr>
        <w:pStyle w:val="af3"/>
        <w:spacing w:before="156" w:after="156" w:line="360" w:lineRule="auto"/>
        <w:rPr>
          <w:rFonts w:hAnsi="宋体" w:hint="eastAsia"/>
          <w:szCs w:val="21"/>
        </w:rPr>
      </w:pPr>
      <w:bookmarkStart w:id="25" w:name="_Toc243384355"/>
      <w:bookmarkStart w:id="26" w:name="_Toc277579756"/>
      <w:r w:rsidRPr="002E1B6D">
        <w:rPr>
          <w:rFonts w:hAnsi="宋体" w:hint="eastAsia"/>
          <w:szCs w:val="21"/>
        </w:rPr>
        <w:t>建模流程</w:t>
      </w:r>
      <w:bookmarkEnd w:id="26"/>
    </w:p>
    <w:p w14:paraId="6654BB2B" w14:textId="77777777" w:rsidR="00571D01" w:rsidRPr="00F26C64" w:rsidRDefault="00571D01" w:rsidP="00F26C64">
      <w:pPr>
        <w:spacing w:line="360" w:lineRule="auto"/>
        <w:ind w:firstLineChars="200" w:firstLine="420"/>
        <w:rPr>
          <w:rFonts w:ascii="宋体" w:hAnsi="宋体" w:hint="eastAsia"/>
          <w:kern w:val="0"/>
          <w:szCs w:val="21"/>
        </w:rPr>
      </w:pPr>
      <w:r w:rsidRPr="00F26C64">
        <w:rPr>
          <w:rFonts w:ascii="宋体" w:hAnsi="宋体"/>
          <w:kern w:val="0"/>
          <w:szCs w:val="21"/>
        </w:rPr>
        <w:t>零件建模流程参见附录A</w:t>
      </w:r>
      <w:r w:rsidRPr="00F26C64">
        <w:rPr>
          <w:rFonts w:ascii="宋体" w:hAnsi="宋体" w:hint="eastAsia"/>
          <w:kern w:val="0"/>
          <w:szCs w:val="21"/>
        </w:rPr>
        <w:t>，典型零件建模要求</w:t>
      </w:r>
      <w:r w:rsidRPr="00F26C64">
        <w:rPr>
          <w:rFonts w:ascii="宋体" w:hAnsi="宋体"/>
          <w:kern w:val="0"/>
          <w:szCs w:val="21"/>
        </w:rPr>
        <w:t>参见附录</w:t>
      </w:r>
      <w:r w:rsidRPr="00F26C64">
        <w:rPr>
          <w:rFonts w:ascii="宋体" w:hAnsi="宋体" w:hint="eastAsia"/>
          <w:kern w:val="0"/>
          <w:szCs w:val="21"/>
        </w:rPr>
        <w:t>B。</w:t>
      </w:r>
    </w:p>
    <w:p w14:paraId="5B9D4A7E" w14:textId="77777777" w:rsidR="00571D01" w:rsidRPr="00AB0A44" w:rsidRDefault="00571D01" w:rsidP="002E1B6D">
      <w:pPr>
        <w:pStyle w:val="af3"/>
        <w:spacing w:before="156" w:after="156" w:line="360" w:lineRule="auto"/>
        <w:rPr>
          <w:rFonts w:hAnsi="宋体" w:hint="eastAsia"/>
          <w:szCs w:val="21"/>
        </w:rPr>
      </w:pPr>
      <w:bookmarkStart w:id="27" w:name="_Toc277579757"/>
      <w:r w:rsidRPr="00AB0A44">
        <w:rPr>
          <w:rFonts w:hAnsi="宋体" w:hint="eastAsia"/>
          <w:szCs w:val="21"/>
        </w:rPr>
        <w:t>模型简化</w:t>
      </w:r>
      <w:bookmarkEnd w:id="27"/>
    </w:p>
    <w:p w14:paraId="3C3FB6DD" w14:textId="77777777" w:rsidR="00571D01" w:rsidRPr="00AB0A44" w:rsidRDefault="00571D01" w:rsidP="00571D01">
      <w:pPr>
        <w:pStyle w:val="af4"/>
        <w:tabs>
          <w:tab w:val="left" w:pos="7770"/>
        </w:tabs>
        <w:spacing w:line="360" w:lineRule="auto"/>
        <w:jc w:val="left"/>
        <w:rPr>
          <w:rFonts w:hAnsi="宋体" w:hint="eastAsia"/>
          <w:szCs w:val="21"/>
        </w:rPr>
      </w:pPr>
      <w:r w:rsidRPr="00AB0A44">
        <w:rPr>
          <w:rFonts w:hAnsi="宋体" w:hint="eastAsia"/>
          <w:szCs w:val="21"/>
        </w:rPr>
        <w:t>简化原则</w:t>
      </w:r>
    </w:p>
    <w:p w14:paraId="7357161F" w14:textId="77777777" w:rsidR="00571D01" w:rsidRPr="00F26C64" w:rsidRDefault="00571D01" w:rsidP="00F26C64">
      <w:pPr>
        <w:pStyle w:val="aff9"/>
        <w:tabs>
          <w:tab w:val="left" w:pos="7770"/>
        </w:tabs>
        <w:spacing w:line="360" w:lineRule="auto"/>
        <w:ind w:firstLine="420"/>
        <w:rPr>
          <w:rFonts w:hAnsi="宋体"/>
          <w:noProof w:val="0"/>
          <w:szCs w:val="21"/>
        </w:rPr>
      </w:pPr>
      <w:r w:rsidRPr="00F26C64">
        <w:rPr>
          <w:rFonts w:hAnsi="宋体"/>
          <w:noProof w:val="0"/>
          <w:szCs w:val="21"/>
        </w:rPr>
        <w:t>为了缩短三维数字模型的建模时间，节省存储空间，提高模型的调用速度，三维数字模型的几何细节简化应遵循以下原则：</w:t>
      </w:r>
    </w:p>
    <w:p w14:paraId="6EF89B4B" w14:textId="77777777" w:rsidR="00571D01" w:rsidRPr="00F26C64" w:rsidRDefault="00571D01" w:rsidP="00571D01">
      <w:pPr>
        <w:pStyle w:val="aff9"/>
        <w:numPr>
          <w:ilvl w:val="0"/>
          <w:numId w:val="26"/>
        </w:numPr>
        <w:tabs>
          <w:tab w:val="left" w:pos="7770"/>
        </w:tabs>
        <w:spacing w:line="360" w:lineRule="auto"/>
        <w:ind w:firstLineChars="0"/>
        <w:rPr>
          <w:rFonts w:hAnsi="宋体"/>
          <w:noProof w:val="0"/>
          <w:szCs w:val="21"/>
        </w:rPr>
      </w:pPr>
      <w:r w:rsidRPr="00F26C64">
        <w:rPr>
          <w:rFonts w:hAnsi="宋体"/>
          <w:noProof w:val="0"/>
          <w:szCs w:val="21"/>
        </w:rPr>
        <w:t>模型的简化应便于识别和绘图；</w:t>
      </w:r>
    </w:p>
    <w:p w14:paraId="526A8C26" w14:textId="77777777" w:rsidR="00571D01" w:rsidRPr="00F26C64" w:rsidRDefault="00571D01" w:rsidP="00571D01">
      <w:pPr>
        <w:pStyle w:val="aff9"/>
        <w:numPr>
          <w:ilvl w:val="0"/>
          <w:numId w:val="26"/>
        </w:numPr>
        <w:tabs>
          <w:tab w:val="left" w:pos="7770"/>
        </w:tabs>
        <w:spacing w:line="360" w:lineRule="auto"/>
        <w:ind w:firstLineChars="0"/>
        <w:rPr>
          <w:rFonts w:hAnsi="宋体"/>
          <w:noProof w:val="0"/>
          <w:szCs w:val="21"/>
        </w:rPr>
      </w:pPr>
      <w:r w:rsidRPr="00F26C64">
        <w:rPr>
          <w:rFonts w:hAnsi="宋体"/>
          <w:noProof w:val="0"/>
          <w:szCs w:val="21"/>
        </w:rPr>
        <w:t>模型的简化不致引起误解或不会产生理解的多义性；</w:t>
      </w:r>
    </w:p>
    <w:p w14:paraId="5C8F6A0A" w14:textId="77777777" w:rsidR="00571D01" w:rsidRPr="00F26C64" w:rsidRDefault="00571D01" w:rsidP="00571D01">
      <w:pPr>
        <w:pStyle w:val="aff9"/>
        <w:numPr>
          <w:ilvl w:val="0"/>
          <w:numId w:val="26"/>
        </w:numPr>
        <w:tabs>
          <w:tab w:val="left" w:pos="7770"/>
        </w:tabs>
        <w:spacing w:line="360" w:lineRule="auto"/>
        <w:ind w:firstLineChars="0"/>
        <w:rPr>
          <w:rFonts w:hAnsi="宋体"/>
          <w:noProof w:val="0"/>
          <w:szCs w:val="21"/>
        </w:rPr>
      </w:pPr>
      <w:r w:rsidRPr="00F26C64">
        <w:rPr>
          <w:rFonts w:hAnsi="宋体"/>
          <w:noProof w:val="0"/>
          <w:szCs w:val="21"/>
        </w:rPr>
        <w:t>模型的简化不能影响自身功能表达和基本外形结构，也不能影响模型装配或干涉检查；</w:t>
      </w:r>
    </w:p>
    <w:p w14:paraId="04E3F27B" w14:textId="77777777" w:rsidR="00571D01" w:rsidRPr="00F26C64" w:rsidRDefault="00571D01" w:rsidP="00571D01">
      <w:pPr>
        <w:pStyle w:val="aff9"/>
        <w:numPr>
          <w:ilvl w:val="0"/>
          <w:numId w:val="26"/>
        </w:numPr>
        <w:tabs>
          <w:tab w:val="left" w:pos="7770"/>
        </w:tabs>
        <w:spacing w:line="360" w:lineRule="auto"/>
        <w:ind w:firstLineChars="0"/>
        <w:rPr>
          <w:rFonts w:hAnsi="宋体"/>
          <w:noProof w:val="0"/>
          <w:szCs w:val="21"/>
        </w:rPr>
      </w:pPr>
      <w:r w:rsidRPr="00F26C64">
        <w:rPr>
          <w:rFonts w:hAnsi="宋体"/>
          <w:noProof w:val="0"/>
          <w:szCs w:val="21"/>
        </w:rPr>
        <w:t>模型的简化应考虑到三维模型投影为二</w:t>
      </w:r>
      <w:proofErr w:type="gramStart"/>
      <w:r w:rsidRPr="00F26C64">
        <w:rPr>
          <w:rFonts w:hAnsi="宋体"/>
          <w:noProof w:val="0"/>
          <w:szCs w:val="21"/>
        </w:rPr>
        <w:t>维工程</w:t>
      </w:r>
      <w:proofErr w:type="gramEnd"/>
      <w:r w:rsidRPr="00F26C64">
        <w:rPr>
          <w:rFonts w:hAnsi="宋体"/>
          <w:noProof w:val="0"/>
          <w:szCs w:val="21"/>
        </w:rPr>
        <w:t>图时的状态；</w:t>
      </w:r>
    </w:p>
    <w:p w14:paraId="37D9FAED" w14:textId="77777777" w:rsidR="00571D01" w:rsidRPr="00F26C64" w:rsidRDefault="00571D01" w:rsidP="00571D01">
      <w:pPr>
        <w:pStyle w:val="aff9"/>
        <w:numPr>
          <w:ilvl w:val="0"/>
          <w:numId w:val="26"/>
        </w:numPr>
        <w:tabs>
          <w:tab w:val="left" w:pos="7770"/>
        </w:tabs>
        <w:spacing w:line="360" w:lineRule="auto"/>
        <w:ind w:firstLineChars="0"/>
        <w:rPr>
          <w:rFonts w:hAnsi="宋体" w:hint="eastAsia"/>
          <w:noProof w:val="0"/>
          <w:szCs w:val="21"/>
        </w:rPr>
      </w:pPr>
      <w:r w:rsidRPr="00F26C64">
        <w:rPr>
          <w:rFonts w:hAnsi="宋体"/>
          <w:noProof w:val="0"/>
          <w:szCs w:val="21"/>
        </w:rPr>
        <w:lastRenderedPageBreak/>
        <w:t>模型的简化应考虑技术人员的审图习惯。</w:t>
      </w:r>
    </w:p>
    <w:p w14:paraId="407C3050" w14:textId="77777777" w:rsidR="00571D01" w:rsidRPr="00AB0A44" w:rsidRDefault="00571D01" w:rsidP="00571D01">
      <w:pPr>
        <w:pStyle w:val="af4"/>
        <w:tabs>
          <w:tab w:val="left" w:pos="7770"/>
        </w:tabs>
        <w:spacing w:line="360" w:lineRule="auto"/>
        <w:jc w:val="left"/>
        <w:rPr>
          <w:rFonts w:hAnsi="宋体" w:hint="eastAsia"/>
          <w:szCs w:val="21"/>
        </w:rPr>
      </w:pPr>
      <w:r w:rsidRPr="00AB0A44">
        <w:rPr>
          <w:rFonts w:hAnsi="宋体" w:hint="eastAsia"/>
          <w:szCs w:val="21"/>
        </w:rPr>
        <w:t>详细的简化要求</w:t>
      </w:r>
    </w:p>
    <w:p w14:paraId="77563B36" w14:textId="77777777" w:rsidR="00571D01" w:rsidRPr="00F26C64" w:rsidRDefault="00571D01" w:rsidP="00F26C64">
      <w:pPr>
        <w:pStyle w:val="aff9"/>
        <w:ind w:firstLine="420"/>
        <w:rPr>
          <w:rFonts w:hAnsi="宋体" w:hint="eastAsia"/>
          <w:noProof w:val="0"/>
          <w:szCs w:val="21"/>
        </w:rPr>
      </w:pPr>
      <w:r w:rsidRPr="00F26C64">
        <w:rPr>
          <w:rFonts w:hAnsi="宋体" w:hint="eastAsia"/>
          <w:noProof w:val="0"/>
          <w:szCs w:val="21"/>
        </w:rPr>
        <w:t>模型的简化应符合以下要求：</w:t>
      </w:r>
    </w:p>
    <w:p w14:paraId="422A71C4" w14:textId="77777777" w:rsidR="00571D01" w:rsidRPr="00F26C64" w:rsidRDefault="00571D01" w:rsidP="00571D01">
      <w:pPr>
        <w:pStyle w:val="aff9"/>
        <w:numPr>
          <w:ilvl w:val="0"/>
          <w:numId w:val="27"/>
        </w:numPr>
        <w:tabs>
          <w:tab w:val="left" w:pos="7770"/>
        </w:tabs>
        <w:spacing w:line="360" w:lineRule="auto"/>
        <w:ind w:firstLineChars="0"/>
        <w:rPr>
          <w:rFonts w:hAnsi="宋体"/>
          <w:noProof w:val="0"/>
          <w:szCs w:val="21"/>
        </w:rPr>
      </w:pPr>
      <w:r w:rsidRPr="00F26C64">
        <w:rPr>
          <w:rFonts w:hAnsi="宋体"/>
          <w:noProof w:val="0"/>
          <w:szCs w:val="21"/>
        </w:rPr>
        <w:t>与制造有关的一些几何图形，如内螺纹、外螺纹、退刀槽等，允许省略或者使用简化表达</w:t>
      </w:r>
      <w:r w:rsidRPr="00F26C64">
        <w:rPr>
          <w:rFonts w:hAnsi="宋体" w:hint="eastAsia"/>
          <w:noProof w:val="0"/>
          <w:szCs w:val="21"/>
        </w:rPr>
        <w:t>，</w:t>
      </w:r>
      <w:r w:rsidRPr="00F26C64">
        <w:rPr>
          <w:rFonts w:hAnsi="宋体"/>
          <w:noProof w:val="0"/>
          <w:szCs w:val="21"/>
        </w:rPr>
        <w:t>但简化后的模型在用于投影工程图时，应满足机械制图的相关规定；</w:t>
      </w:r>
    </w:p>
    <w:p w14:paraId="715B3C73" w14:textId="77777777" w:rsidR="00571D01" w:rsidRPr="00F26C64" w:rsidRDefault="00571D01" w:rsidP="00571D01">
      <w:pPr>
        <w:pStyle w:val="aff9"/>
        <w:numPr>
          <w:ilvl w:val="0"/>
          <w:numId w:val="27"/>
        </w:numPr>
        <w:tabs>
          <w:tab w:val="left" w:pos="7770"/>
        </w:tabs>
        <w:spacing w:line="360" w:lineRule="auto"/>
        <w:ind w:firstLineChars="0"/>
        <w:rPr>
          <w:rFonts w:hAnsi="宋体"/>
          <w:noProof w:val="0"/>
          <w:szCs w:val="21"/>
        </w:rPr>
      </w:pPr>
      <w:r w:rsidRPr="00F26C64">
        <w:rPr>
          <w:rFonts w:hAnsi="宋体"/>
          <w:noProof w:val="0"/>
          <w:szCs w:val="21"/>
        </w:rPr>
        <w:t>模型中的印字、刻字、滚花等特征允许采用贴图形式简化表达，必要时，亦可配合</w:t>
      </w:r>
      <w:r w:rsidRPr="00F26C64">
        <w:rPr>
          <w:rFonts w:hAnsi="宋体" w:hint="eastAsia"/>
          <w:noProof w:val="0"/>
          <w:szCs w:val="21"/>
        </w:rPr>
        <w:t>注释</w:t>
      </w:r>
      <w:r w:rsidRPr="00F26C64">
        <w:rPr>
          <w:rFonts w:hAnsi="宋体"/>
          <w:noProof w:val="0"/>
          <w:szCs w:val="21"/>
        </w:rPr>
        <w:t>说明；</w:t>
      </w:r>
    </w:p>
    <w:p w14:paraId="542AF639" w14:textId="77777777" w:rsidR="00571D01" w:rsidRPr="00F26C64" w:rsidRDefault="00571D01" w:rsidP="00571D01">
      <w:pPr>
        <w:pStyle w:val="aff9"/>
        <w:numPr>
          <w:ilvl w:val="0"/>
          <w:numId w:val="27"/>
        </w:numPr>
        <w:tabs>
          <w:tab w:val="left" w:pos="7770"/>
        </w:tabs>
        <w:spacing w:line="360" w:lineRule="auto"/>
        <w:ind w:firstLineChars="0"/>
        <w:rPr>
          <w:rFonts w:hAnsi="宋体" w:hint="eastAsia"/>
          <w:noProof w:val="0"/>
          <w:szCs w:val="21"/>
        </w:rPr>
      </w:pPr>
      <w:r w:rsidRPr="00F26C64">
        <w:rPr>
          <w:rFonts w:hAnsi="宋体"/>
          <w:noProof w:val="0"/>
          <w:szCs w:val="21"/>
        </w:rPr>
        <w:t>在对标准件、外购件建模时，允许简化其内部结构和与安装无关的结构，但必须包含正确的装配信息</w:t>
      </w:r>
      <w:r w:rsidR="00461A55" w:rsidRPr="00F26C64">
        <w:rPr>
          <w:rFonts w:hAnsi="宋体" w:hint="eastAsia"/>
          <w:noProof w:val="0"/>
          <w:szCs w:val="21"/>
        </w:rPr>
        <w:t>；</w:t>
      </w:r>
    </w:p>
    <w:p w14:paraId="0F34B8A9" w14:textId="77777777" w:rsidR="00571D01" w:rsidRPr="00F26C64" w:rsidRDefault="00571D01" w:rsidP="00571D01">
      <w:pPr>
        <w:pStyle w:val="aff9"/>
        <w:numPr>
          <w:ilvl w:val="0"/>
          <w:numId w:val="27"/>
        </w:numPr>
        <w:spacing w:line="360" w:lineRule="auto"/>
        <w:ind w:firstLineChars="0"/>
        <w:rPr>
          <w:rFonts w:hAnsi="宋体" w:hint="eastAsia"/>
          <w:noProof w:val="0"/>
          <w:szCs w:val="21"/>
        </w:rPr>
      </w:pPr>
      <w:r w:rsidRPr="00F26C64">
        <w:rPr>
          <w:rFonts w:hAnsi="宋体"/>
          <w:noProof w:val="0"/>
          <w:szCs w:val="21"/>
        </w:rPr>
        <w:t>球面半径、润滑槽</w:t>
      </w:r>
      <w:r w:rsidRPr="00F26C64">
        <w:rPr>
          <w:rFonts w:hAnsi="宋体" w:hint="eastAsia"/>
          <w:noProof w:val="0"/>
          <w:szCs w:val="21"/>
        </w:rPr>
        <w:t>、</w:t>
      </w:r>
      <w:r w:rsidRPr="00F26C64">
        <w:rPr>
          <w:rFonts w:hAnsi="宋体"/>
          <w:noProof w:val="0"/>
          <w:szCs w:val="21"/>
        </w:rPr>
        <w:t>砂轮</w:t>
      </w:r>
      <w:proofErr w:type="gramStart"/>
      <w:r w:rsidRPr="00F26C64">
        <w:rPr>
          <w:rFonts w:hAnsi="宋体"/>
          <w:noProof w:val="0"/>
          <w:szCs w:val="21"/>
        </w:rPr>
        <w:t>越程槽</w:t>
      </w:r>
      <w:proofErr w:type="gramEnd"/>
      <w:r w:rsidRPr="00F26C64">
        <w:rPr>
          <w:rFonts w:hAnsi="宋体"/>
          <w:noProof w:val="0"/>
          <w:szCs w:val="21"/>
        </w:rPr>
        <w:t>等结构要素允许</w:t>
      </w:r>
      <w:proofErr w:type="gramStart"/>
      <w:r w:rsidRPr="00F26C64">
        <w:rPr>
          <w:rFonts w:hAnsi="宋体"/>
          <w:noProof w:val="0"/>
          <w:szCs w:val="21"/>
        </w:rPr>
        <w:t>不</w:t>
      </w:r>
      <w:proofErr w:type="gramEnd"/>
      <w:r w:rsidRPr="00F26C64">
        <w:rPr>
          <w:rFonts w:hAnsi="宋体"/>
          <w:noProof w:val="0"/>
          <w:szCs w:val="21"/>
        </w:rPr>
        <w:t>建模，但必须采用注释对其进行说明</w:t>
      </w:r>
      <w:r w:rsidR="00461A55" w:rsidRPr="00F26C64">
        <w:rPr>
          <w:rFonts w:hAnsi="宋体" w:hint="eastAsia"/>
          <w:noProof w:val="0"/>
          <w:szCs w:val="21"/>
        </w:rPr>
        <w:t>；</w:t>
      </w:r>
    </w:p>
    <w:p w14:paraId="749CD799" w14:textId="77777777" w:rsidR="00571D01" w:rsidRPr="00F26C64" w:rsidRDefault="00205A7C" w:rsidP="00571D01">
      <w:pPr>
        <w:pStyle w:val="aff9"/>
        <w:numPr>
          <w:ilvl w:val="0"/>
          <w:numId w:val="27"/>
        </w:numPr>
        <w:tabs>
          <w:tab w:val="left" w:pos="7770"/>
        </w:tabs>
        <w:spacing w:line="360" w:lineRule="auto"/>
        <w:ind w:firstLineChars="0"/>
        <w:rPr>
          <w:rFonts w:hAnsi="宋体" w:hint="eastAsia"/>
          <w:noProof w:val="0"/>
          <w:szCs w:val="21"/>
        </w:rPr>
      </w:pPr>
      <w:r>
        <w:rPr>
          <w:rFonts w:hAnsi="宋体" w:hint="eastAsia"/>
          <w:noProof w:val="0"/>
          <w:szCs w:val="21"/>
        </w:rPr>
        <w:t>大</w:t>
      </w:r>
      <w:r w:rsidR="00571D01" w:rsidRPr="00F26C64">
        <w:rPr>
          <w:rFonts w:hAnsi="宋体" w:hint="eastAsia"/>
          <w:noProof w:val="0"/>
          <w:szCs w:val="21"/>
        </w:rPr>
        <w:t>数量阵列</w:t>
      </w:r>
      <w:proofErr w:type="gramStart"/>
      <w:r w:rsidR="00571D01" w:rsidRPr="00F26C64">
        <w:rPr>
          <w:rFonts w:hAnsi="宋体" w:hint="eastAsia"/>
          <w:noProof w:val="0"/>
          <w:szCs w:val="21"/>
        </w:rPr>
        <w:t>应作轻量化</w:t>
      </w:r>
      <w:proofErr w:type="gramEnd"/>
      <w:r w:rsidR="00571D01" w:rsidRPr="00F26C64">
        <w:rPr>
          <w:rFonts w:hAnsi="宋体" w:hint="eastAsia"/>
          <w:noProof w:val="0"/>
          <w:szCs w:val="21"/>
        </w:rPr>
        <w:t>或简化处理，处理后应不影响质量及质心的自动计算或误差在10%以内</w:t>
      </w:r>
      <w:r w:rsidR="00461A55" w:rsidRPr="00F26C64">
        <w:rPr>
          <w:rFonts w:hAnsi="宋体" w:hint="eastAsia"/>
          <w:noProof w:val="0"/>
          <w:szCs w:val="21"/>
        </w:rPr>
        <w:t>；</w:t>
      </w:r>
    </w:p>
    <w:p w14:paraId="40080F3A" w14:textId="77777777" w:rsidR="00571D01" w:rsidRPr="00F26C64" w:rsidRDefault="00571D01" w:rsidP="00571D01">
      <w:pPr>
        <w:pStyle w:val="aff9"/>
        <w:numPr>
          <w:ilvl w:val="0"/>
          <w:numId w:val="27"/>
        </w:numPr>
        <w:tabs>
          <w:tab w:val="left" w:pos="7770"/>
        </w:tabs>
        <w:spacing w:line="360" w:lineRule="auto"/>
        <w:ind w:firstLineChars="0"/>
        <w:rPr>
          <w:rFonts w:hAnsi="宋体" w:hint="eastAsia"/>
          <w:noProof w:val="0"/>
          <w:szCs w:val="21"/>
        </w:rPr>
      </w:pPr>
      <w:r w:rsidRPr="00F26C64">
        <w:rPr>
          <w:rFonts w:hAnsi="宋体" w:hint="eastAsia"/>
          <w:noProof w:val="0"/>
          <w:szCs w:val="21"/>
        </w:rPr>
        <w:t>封闭空间的复合材料零件应按换算密度的均质实体建模，复合材料内部细节</w:t>
      </w:r>
      <w:proofErr w:type="gramStart"/>
      <w:r w:rsidRPr="00F26C64">
        <w:rPr>
          <w:rFonts w:hAnsi="宋体" w:hint="eastAsia"/>
          <w:noProof w:val="0"/>
          <w:szCs w:val="21"/>
        </w:rPr>
        <w:t>可用草绘等</w:t>
      </w:r>
      <w:proofErr w:type="gramEnd"/>
      <w:r w:rsidRPr="00F26C64">
        <w:rPr>
          <w:rFonts w:hAnsi="宋体" w:hint="eastAsia"/>
          <w:noProof w:val="0"/>
          <w:szCs w:val="21"/>
        </w:rPr>
        <w:t>修饰予以简单描述</w:t>
      </w:r>
      <w:r w:rsidR="00461A55" w:rsidRPr="00F26C64">
        <w:rPr>
          <w:rFonts w:hAnsi="宋体" w:hint="eastAsia"/>
          <w:noProof w:val="0"/>
          <w:szCs w:val="21"/>
        </w:rPr>
        <w:t>；</w:t>
      </w:r>
    </w:p>
    <w:p w14:paraId="103D0DA6" w14:textId="77777777" w:rsidR="00571D01" w:rsidRPr="00F26C64" w:rsidRDefault="00571D01" w:rsidP="00571D01">
      <w:pPr>
        <w:numPr>
          <w:ilvl w:val="0"/>
          <w:numId w:val="27"/>
        </w:numPr>
        <w:spacing w:line="360" w:lineRule="auto"/>
        <w:rPr>
          <w:rFonts w:ascii="宋体" w:hAnsi="宋体"/>
          <w:kern w:val="0"/>
          <w:szCs w:val="21"/>
        </w:rPr>
      </w:pPr>
      <w:r w:rsidRPr="00F26C64">
        <w:rPr>
          <w:rFonts w:ascii="宋体" w:hAnsi="宋体" w:hint="eastAsia"/>
          <w:kern w:val="0"/>
          <w:szCs w:val="21"/>
        </w:rPr>
        <w:t>零件外观采用默认颜色，装配时能够区分相邻的零件即可。原则上零件外观不允许有纹理等复杂颜色。</w:t>
      </w:r>
    </w:p>
    <w:p w14:paraId="11414A29" w14:textId="77777777" w:rsidR="00571D01" w:rsidRPr="00B06B37" w:rsidRDefault="00571D01" w:rsidP="007500E0">
      <w:pPr>
        <w:pStyle w:val="af3"/>
        <w:spacing w:before="156" w:after="156" w:line="360" w:lineRule="auto"/>
        <w:rPr>
          <w:rFonts w:hAnsi="宋体" w:hint="eastAsia"/>
          <w:szCs w:val="21"/>
        </w:rPr>
      </w:pPr>
      <w:bookmarkStart w:id="28" w:name="_Toc277579758"/>
      <w:r w:rsidRPr="00B06B37">
        <w:rPr>
          <w:rFonts w:hAnsi="宋体" w:hint="eastAsia"/>
          <w:szCs w:val="21"/>
        </w:rPr>
        <w:t>D</w:t>
      </w:r>
      <w:r w:rsidRPr="00B06B37">
        <w:rPr>
          <w:rFonts w:hAnsi="宋体"/>
          <w:szCs w:val="21"/>
        </w:rPr>
        <w:t>FM要求</w:t>
      </w:r>
      <w:bookmarkEnd w:id="28"/>
    </w:p>
    <w:p w14:paraId="10C6CADC" w14:textId="77777777" w:rsidR="00571D01" w:rsidRPr="00AB0A44" w:rsidRDefault="00571D01" w:rsidP="00571D01">
      <w:pPr>
        <w:pStyle w:val="af4"/>
        <w:tabs>
          <w:tab w:val="left" w:pos="7770"/>
        </w:tabs>
        <w:spacing w:line="360" w:lineRule="auto"/>
        <w:jc w:val="left"/>
        <w:rPr>
          <w:rFonts w:hAnsi="宋体" w:hint="eastAsia"/>
          <w:szCs w:val="21"/>
        </w:rPr>
      </w:pPr>
      <w:r w:rsidRPr="00AB0A44">
        <w:rPr>
          <w:rFonts w:hAnsi="宋体" w:hint="eastAsia"/>
          <w:szCs w:val="21"/>
        </w:rPr>
        <w:t>三</w:t>
      </w:r>
      <w:r w:rsidRPr="00AB0A44">
        <w:rPr>
          <w:rFonts w:hAnsi="宋体"/>
          <w:szCs w:val="21"/>
        </w:rPr>
        <w:t>维建模设计中的要</w:t>
      </w:r>
      <w:r w:rsidRPr="00AB0A44">
        <w:rPr>
          <w:rFonts w:hAnsi="宋体" w:hint="eastAsia"/>
          <w:szCs w:val="21"/>
        </w:rPr>
        <w:t>求</w:t>
      </w:r>
    </w:p>
    <w:p w14:paraId="356103BC" w14:textId="77777777" w:rsidR="00571D01" w:rsidRPr="00F26C64" w:rsidRDefault="00571D01" w:rsidP="00F26C64">
      <w:pPr>
        <w:pStyle w:val="af5"/>
        <w:numPr>
          <w:ilvl w:val="0"/>
          <w:numId w:val="0"/>
        </w:numPr>
        <w:tabs>
          <w:tab w:val="left" w:pos="7770"/>
        </w:tabs>
        <w:spacing w:line="360" w:lineRule="auto"/>
        <w:ind w:firstLineChars="200" w:firstLine="420"/>
        <w:rPr>
          <w:rFonts w:ascii="宋体" w:eastAsia="宋体" w:hAnsi="宋体"/>
          <w:szCs w:val="21"/>
        </w:rPr>
      </w:pPr>
      <w:r w:rsidRPr="00F26C64">
        <w:rPr>
          <w:rFonts w:ascii="宋体" w:eastAsia="宋体" w:hAnsi="宋体"/>
          <w:szCs w:val="21"/>
        </w:rPr>
        <w:t>在三维建模设计时，针对DFM应考虑以下因素：</w:t>
      </w:r>
    </w:p>
    <w:p w14:paraId="65D90468" w14:textId="77777777" w:rsidR="00571D01" w:rsidRPr="00F26C64" w:rsidRDefault="00571D01" w:rsidP="00571D01">
      <w:pPr>
        <w:pStyle w:val="aff9"/>
        <w:numPr>
          <w:ilvl w:val="0"/>
          <w:numId w:val="34"/>
        </w:numPr>
        <w:tabs>
          <w:tab w:val="left" w:pos="7770"/>
        </w:tabs>
        <w:spacing w:line="360" w:lineRule="auto"/>
        <w:ind w:firstLineChars="0"/>
        <w:rPr>
          <w:rFonts w:hAnsi="宋体"/>
          <w:szCs w:val="21"/>
        </w:rPr>
      </w:pPr>
      <w:r w:rsidRPr="00F26C64">
        <w:rPr>
          <w:rFonts w:hAnsi="宋体"/>
          <w:szCs w:val="21"/>
        </w:rPr>
        <w:t>外形曲面应光顺；</w:t>
      </w:r>
    </w:p>
    <w:p w14:paraId="518B0410" w14:textId="77777777" w:rsidR="00571D01" w:rsidRPr="00F26C64" w:rsidRDefault="00571D01" w:rsidP="00571D01">
      <w:pPr>
        <w:pStyle w:val="aff9"/>
        <w:numPr>
          <w:ilvl w:val="0"/>
          <w:numId w:val="34"/>
        </w:numPr>
        <w:tabs>
          <w:tab w:val="left" w:pos="7770"/>
        </w:tabs>
        <w:spacing w:line="360" w:lineRule="auto"/>
        <w:ind w:firstLineChars="0"/>
        <w:rPr>
          <w:rFonts w:hAnsi="宋体"/>
          <w:szCs w:val="21"/>
        </w:rPr>
      </w:pPr>
      <w:r w:rsidRPr="00F26C64">
        <w:rPr>
          <w:rFonts w:hAnsi="宋体"/>
          <w:szCs w:val="21"/>
        </w:rPr>
        <w:t>曲面片尽量采用直纹曲面；</w:t>
      </w:r>
    </w:p>
    <w:p w14:paraId="5D27C46F" w14:textId="77777777" w:rsidR="00571D01" w:rsidRPr="00F26C64" w:rsidRDefault="00571D01" w:rsidP="00571D01">
      <w:pPr>
        <w:pStyle w:val="aff9"/>
        <w:numPr>
          <w:ilvl w:val="0"/>
          <w:numId w:val="34"/>
        </w:numPr>
        <w:tabs>
          <w:tab w:val="left" w:pos="7770"/>
        </w:tabs>
        <w:spacing w:line="360" w:lineRule="auto"/>
        <w:ind w:firstLineChars="0"/>
        <w:rPr>
          <w:rFonts w:hAnsi="宋体"/>
          <w:szCs w:val="21"/>
        </w:rPr>
      </w:pPr>
      <w:r w:rsidRPr="00F26C64">
        <w:rPr>
          <w:rFonts w:hAnsi="宋体"/>
          <w:szCs w:val="21"/>
        </w:rPr>
        <w:t>外形曲面片的划分应便于加工和成形。</w:t>
      </w:r>
    </w:p>
    <w:p w14:paraId="59A7C25F" w14:textId="77777777" w:rsidR="00571D01" w:rsidRPr="00AB0A44" w:rsidRDefault="00571D01" w:rsidP="00571D01">
      <w:pPr>
        <w:pStyle w:val="af4"/>
        <w:tabs>
          <w:tab w:val="left" w:pos="7770"/>
        </w:tabs>
        <w:spacing w:line="360" w:lineRule="auto"/>
        <w:jc w:val="left"/>
        <w:rPr>
          <w:rFonts w:hAnsi="宋体"/>
          <w:szCs w:val="21"/>
        </w:rPr>
      </w:pPr>
      <w:r w:rsidRPr="00AB0A44">
        <w:rPr>
          <w:rFonts w:hAnsi="宋体"/>
          <w:szCs w:val="21"/>
        </w:rPr>
        <w:t>数控及其它加工零件要</w:t>
      </w:r>
      <w:r w:rsidRPr="00AB0A44">
        <w:rPr>
          <w:rFonts w:hAnsi="宋体" w:hint="eastAsia"/>
          <w:szCs w:val="21"/>
        </w:rPr>
        <w:t>求</w:t>
      </w:r>
    </w:p>
    <w:p w14:paraId="13D88D82" w14:textId="77777777" w:rsidR="00571D01" w:rsidRPr="00F26C64" w:rsidRDefault="00571D01" w:rsidP="00F26C64">
      <w:pPr>
        <w:pStyle w:val="af5"/>
        <w:numPr>
          <w:ilvl w:val="0"/>
          <w:numId w:val="0"/>
        </w:numPr>
        <w:tabs>
          <w:tab w:val="left" w:pos="7770"/>
        </w:tabs>
        <w:spacing w:line="360" w:lineRule="auto"/>
        <w:ind w:firstLineChars="200" w:firstLine="420"/>
        <w:rPr>
          <w:rFonts w:ascii="宋体" w:eastAsia="宋体" w:hAnsi="宋体"/>
          <w:szCs w:val="21"/>
        </w:rPr>
      </w:pPr>
      <w:r w:rsidRPr="00F26C64">
        <w:rPr>
          <w:rFonts w:ascii="宋体" w:eastAsia="宋体" w:hAnsi="宋体"/>
          <w:szCs w:val="21"/>
        </w:rPr>
        <w:t>在数控及其它加工零件的三维建模设计中，针对DFM应考虑以下因素：</w:t>
      </w:r>
    </w:p>
    <w:p w14:paraId="75B96347" w14:textId="77777777" w:rsidR="00571D01" w:rsidRPr="00F26C64" w:rsidRDefault="00571D01" w:rsidP="00571D01">
      <w:pPr>
        <w:pStyle w:val="aff9"/>
        <w:numPr>
          <w:ilvl w:val="0"/>
          <w:numId w:val="35"/>
        </w:numPr>
        <w:tabs>
          <w:tab w:val="left" w:pos="7770"/>
        </w:tabs>
        <w:spacing w:line="360" w:lineRule="auto"/>
        <w:ind w:firstLineChars="0"/>
        <w:rPr>
          <w:rFonts w:hAnsi="宋体"/>
          <w:szCs w:val="21"/>
        </w:rPr>
      </w:pPr>
      <w:r w:rsidRPr="00F26C64">
        <w:rPr>
          <w:rFonts w:hAnsi="宋体"/>
          <w:szCs w:val="21"/>
        </w:rPr>
        <w:t>模型数据应提供加工所需的基准面信息；</w:t>
      </w:r>
    </w:p>
    <w:p w14:paraId="64229DB1" w14:textId="77777777" w:rsidR="00571D01" w:rsidRPr="00F26C64" w:rsidRDefault="00571D01" w:rsidP="00571D01">
      <w:pPr>
        <w:pStyle w:val="aff9"/>
        <w:numPr>
          <w:ilvl w:val="0"/>
          <w:numId w:val="35"/>
        </w:numPr>
        <w:tabs>
          <w:tab w:val="left" w:pos="7770"/>
        </w:tabs>
        <w:spacing w:line="360" w:lineRule="auto"/>
        <w:ind w:firstLineChars="0"/>
        <w:rPr>
          <w:rFonts w:hAnsi="宋体"/>
          <w:szCs w:val="21"/>
        </w:rPr>
      </w:pPr>
      <w:r w:rsidRPr="00F26C64">
        <w:rPr>
          <w:rFonts w:hAnsi="宋体"/>
          <w:szCs w:val="21"/>
        </w:rPr>
        <w:t>模型数据应提供</w:t>
      </w:r>
      <w:r w:rsidRPr="00F26C64">
        <w:rPr>
          <w:rFonts w:hAnsi="宋体" w:hint="eastAsia"/>
          <w:szCs w:val="21"/>
        </w:rPr>
        <w:t>零件</w:t>
      </w:r>
      <w:r w:rsidRPr="00F26C64">
        <w:rPr>
          <w:rFonts w:hAnsi="宋体"/>
          <w:szCs w:val="21"/>
        </w:rPr>
        <w:t>加工</w:t>
      </w:r>
      <w:r w:rsidRPr="00F26C64">
        <w:rPr>
          <w:rFonts w:hAnsi="宋体" w:hint="eastAsia"/>
          <w:szCs w:val="21"/>
        </w:rPr>
        <w:t>和</w:t>
      </w:r>
      <w:r w:rsidRPr="00F26C64">
        <w:rPr>
          <w:rFonts w:hAnsi="宋体"/>
          <w:szCs w:val="21"/>
        </w:rPr>
        <w:t>安装所需的工艺孔、定位孔等；</w:t>
      </w:r>
    </w:p>
    <w:p w14:paraId="1F0875BB" w14:textId="77777777" w:rsidR="00571D01" w:rsidRPr="00F26C64" w:rsidRDefault="00571D01" w:rsidP="00571D01">
      <w:pPr>
        <w:pStyle w:val="aff9"/>
        <w:numPr>
          <w:ilvl w:val="0"/>
          <w:numId w:val="35"/>
        </w:numPr>
        <w:tabs>
          <w:tab w:val="left" w:pos="7770"/>
        </w:tabs>
        <w:spacing w:line="360" w:lineRule="auto"/>
        <w:ind w:firstLineChars="0"/>
        <w:rPr>
          <w:rFonts w:hAnsi="宋体"/>
          <w:szCs w:val="21"/>
        </w:rPr>
      </w:pPr>
      <w:r w:rsidRPr="00F26C64">
        <w:rPr>
          <w:rFonts w:hAnsi="宋体"/>
          <w:szCs w:val="21"/>
        </w:rPr>
        <w:t>应提供所有实体定义中忽略标识的孔的中心线；</w:t>
      </w:r>
    </w:p>
    <w:p w14:paraId="22994606" w14:textId="77777777" w:rsidR="00571D01" w:rsidRPr="00F26C64" w:rsidRDefault="00571D01" w:rsidP="00571D01">
      <w:pPr>
        <w:pStyle w:val="aff9"/>
        <w:numPr>
          <w:ilvl w:val="0"/>
          <w:numId w:val="35"/>
        </w:numPr>
        <w:tabs>
          <w:tab w:val="left" w:pos="7770"/>
        </w:tabs>
        <w:spacing w:line="360" w:lineRule="auto"/>
        <w:ind w:firstLineChars="0"/>
        <w:rPr>
          <w:rFonts w:hAnsi="宋体" w:hint="eastAsia"/>
          <w:szCs w:val="21"/>
        </w:rPr>
      </w:pPr>
      <w:r w:rsidRPr="00F26C64">
        <w:rPr>
          <w:rFonts w:hAnsi="宋体"/>
          <w:szCs w:val="21"/>
        </w:rPr>
        <w:t>有特殊加工要求的零件应提供所要求的加工信息。</w:t>
      </w:r>
    </w:p>
    <w:p w14:paraId="6D202BC5" w14:textId="77777777" w:rsidR="00571D01" w:rsidRPr="00FE240E" w:rsidRDefault="00571D01" w:rsidP="007500E0">
      <w:pPr>
        <w:pStyle w:val="af3"/>
        <w:spacing w:before="156" w:after="156" w:line="360" w:lineRule="auto"/>
        <w:rPr>
          <w:rFonts w:hAnsi="宋体" w:hint="eastAsia"/>
          <w:szCs w:val="21"/>
        </w:rPr>
      </w:pPr>
      <w:bookmarkStart w:id="29" w:name="_Toc277579759"/>
      <w:r w:rsidRPr="00FE240E">
        <w:rPr>
          <w:rFonts w:hAnsi="宋体"/>
          <w:szCs w:val="21"/>
        </w:rPr>
        <w:t>模型检查</w:t>
      </w:r>
      <w:bookmarkEnd w:id="25"/>
      <w:bookmarkEnd w:id="29"/>
    </w:p>
    <w:p w14:paraId="063C0B5F" w14:textId="77777777" w:rsidR="00571D01" w:rsidRPr="00F26C64" w:rsidRDefault="00571D01" w:rsidP="00F26C64">
      <w:pPr>
        <w:pStyle w:val="aff9"/>
        <w:ind w:firstLine="420"/>
        <w:rPr>
          <w:rFonts w:hAnsi="宋体" w:hint="eastAsia"/>
          <w:szCs w:val="21"/>
        </w:rPr>
      </w:pPr>
      <w:r w:rsidRPr="00F26C64">
        <w:rPr>
          <w:rFonts w:hAnsi="宋体" w:hint="eastAsia"/>
          <w:szCs w:val="21"/>
        </w:rPr>
        <w:t>模型检查包括以下内容：</w:t>
      </w:r>
    </w:p>
    <w:p w14:paraId="488CF714" w14:textId="77777777" w:rsidR="00571D01" w:rsidRPr="00F26C64" w:rsidRDefault="00571D01" w:rsidP="00571D01">
      <w:pPr>
        <w:pStyle w:val="aff9"/>
        <w:numPr>
          <w:ilvl w:val="0"/>
          <w:numId w:val="31"/>
        </w:numPr>
        <w:tabs>
          <w:tab w:val="left" w:pos="7770"/>
        </w:tabs>
        <w:spacing w:line="360" w:lineRule="auto"/>
        <w:ind w:firstLineChars="0"/>
        <w:rPr>
          <w:rFonts w:hAnsi="宋体" w:hint="eastAsia"/>
          <w:szCs w:val="21"/>
        </w:rPr>
      </w:pPr>
      <w:r w:rsidRPr="00F26C64">
        <w:rPr>
          <w:rFonts w:hAnsi="宋体" w:hint="eastAsia"/>
          <w:szCs w:val="21"/>
        </w:rPr>
        <w:t>模型检查应在</w:t>
      </w:r>
      <w:r w:rsidRPr="00F26C64">
        <w:rPr>
          <w:rFonts w:hAnsi="宋体"/>
          <w:szCs w:val="21"/>
        </w:rPr>
        <w:t>模型提交和发布前</w:t>
      </w:r>
      <w:r w:rsidRPr="00F26C64">
        <w:rPr>
          <w:rFonts w:hAnsi="宋体" w:hint="eastAsia"/>
          <w:szCs w:val="21"/>
        </w:rPr>
        <w:t>进行；</w:t>
      </w:r>
    </w:p>
    <w:p w14:paraId="62EFA39D"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lastRenderedPageBreak/>
        <w:t>模型是稳定的，且能够成功更新；</w:t>
      </w:r>
    </w:p>
    <w:p w14:paraId="1E64A6B6"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t>具有完整的特征树信息；</w:t>
      </w:r>
    </w:p>
    <w:p w14:paraId="165C6471"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t>所有元素是唯一的，没有冗余元素存在；</w:t>
      </w:r>
    </w:p>
    <w:p w14:paraId="71861219"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t>零件比例为全尺寸的1:1三维模型</w:t>
      </w:r>
      <w:r w:rsidR="001F5AC0">
        <w:rPr>
          <w:rFonts w:hAnsi="宋体" w:hint="eastAsia"/>
          <w:szCs w:val="21"/>
        </w:rPr>
        <w:t>，特殊应用时需做出相应解释</w:t>
      </w:r>
      <w:r w:rsidRPr="00F26C64">
        <w:rPr>
          <w:rFonts w:hAnsi="宋体"/>
          <w:szCs w:val="21"/>
        </w:rPr>
        <w:t>；</w:t>
      </w:r>
    </w:p>
    <w:p w14:paraId="3F713B20"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t>自身对称的零件应建立完整零件</w:t>
      </w:r>
      <w:r w:rsidRPr="00F26C64">
        <w:rPr>
          <w:rFonts w:hAnsi="宋体" w:hint="eastAsia"/>
          <w:szCs w:val="21"/>
        </w:rPr>
        <w:t>模型</w:t>
      </w:r>
      <w:r w:rsidRPr="00F26C64">
        <w:rPr>
          <w:rFonts w:hAnsi="宋体"/>
          <w:szCs w:val="21"/>
        </w:rPr>
        <w:t>，并标识</w:t>
      </w:r>
      <w:r w:rsidRPr="00F26C64">
        <w:rPr>
          <w:rFonts w:hAnsi="宋体" w:hint="eastAsia"/>
          <w:szCs w:val="21"/>
        </w:rPr>
        <w:t>出</w:t>
      </w:r>
      <w:r w:rsidRPr="00F26C64">
        <w:rPr>
          <w:rFonts w:hAnsi="宋体"/>
          <w:szCs w:val="21"/>
        </w:rPr>
        <w:t>对称面；</w:t>
      </w:r>
    </w:p>
    <w:p w14:paraId="75F5FFC8" w14:textId="77777777" w:rsidR="00571D01" w:rsidRPr="00F26C64" w:rsidRDefault="00571D01" w:rsidP="00571D01">
      <w:pPr>
        <w:pStyle w:val="aff9"/>
        <w:numPr>
          <w:ilvl w:val="0"/>
          <w:numId w:val="31"/>
        </w:numPr>
        <w:tabs>
          <w:tab w:val="left" w:pos="7770"/>
        </w:tabs>
        <w:spacing w:line="360" w:lineRule="auto"/>
        <w:ind w:firstLineChars="0"/>
        <w:rPr>
          <w:rFonts w:hAnsi="宋体"/>
          <w:szCs w:val="21"/>
        </w:rPr>
      </w:pPr>
      <w:r w:rsidRPr="00F26C64">
        <w:rPr>
          <w:rFonts w:hAnsi="宋体"/>
          <w:szCs w:val="21"/>
        </w:rPr>
        <w:t>左、右对称的一对零件应建立各自的零件模型，并用不同的</w:t>
      </w:r>
      <w:r w:rsidRPr="00F26C64">
        <w:rPr>
          <w:rFonts w:hAnsi="宋体" w:hint="eastAsia"/>
          <w:szCs w:val="21"/>
        </w:rPr>
        <w:t>模型名称和</w:t>
      </w:r>
      <w:r w:rsidRPr="00F26C64">
        <w:rPr>
          <w:rFonts w:hAnsi="宋体"/>
          <w:szCs w:val="21"/>
        </w:rPr>
        <w:t>零件编号进行标识</w:t>
      </w:r>
      <w:r w:rsidRPr="00F26C64">
        <w:rPr>
          <w:rFonts w:hAnsi="宋体" w:hint="eastAsia"/>
          <w:szCs w:val="21"/>
        </w:rPr>
        <w:t>；</w:t>
      </w:r>
    </w:p>
    <w:p w14:paraId="79628E98" w14:textId="77777777" w:rsidR="00571D01" w:rsidRPr="00F26C64" w:rsidRDefault="00571D01" w:rsidP="00571D01">
      <w:pPr>
        <w:pStyle w:val="aff9"/>
        <w:numPr>
          <w:ilvl w:val="0"/>
          <w:numId w:val="31"/>
        </w:numPr>
        <w:tabs>
          <w:tab w:val="left" w:pos="7770"/>
        </w:tabs>
        <w:spacing w:line="360" w:lineRule="auto"/>
        <w:ind w:firstLineChars="0"/>
        <w:rPr>
          <w:rFonts w:hAnsi="宋体" w:hint="eastAsia"/>
          <w:szCs w:val="21"/>
        </w:rPr>
      </w:pPr>
      <w:r w:rsidRPr="00F26C64">
        <w:rPr>
          <w:rFonts w:hAnsi="宋体"/>
          <w:szCs w:val="21"/>
        </w:rPr>
        <w:t>模型应包含供分析、制造所需的工程要素。</w:t>
      </w:r>
    </w:p>
    <w:p w14:paraId="55054FA2" w14:textId="77777777" w:rsidR="00571D01" w:rsidRPr="00C2016C" w:rsidRDefault="00571D01" w:rsidP="007500E0">
      <w:pPr>
        <w:pStyle w:val="af3"/>
        <w:spacing w:before="156" w:after="156" w:line="360" w:lineRule="auto"/>
        <w:rPr>
          <w:rFonts w:hAnsi="宋体"/>
          <w:szCs w:val="21"/>
        </w:rPr>
      </w:pPr>
      <w:bookmarkStart w:id="30" w:name="_Toc243384356"/>
      <w:bookmarkStart w:id="31" w:name="_Toc277579760"/>
      <w:r w:rsidRPr="00C2016C">
        <w:rPr>
          <w:rFonts w:hAnsi="宋体"/>
          <w:szCs w:val="21"/>
        </w:rPr>
        <w:t>模型的发布与应用</w:t>
      </w:r>
      <w:bookmarkEnd w:id="30"/>
      <w:bookmarkEnd w:id="31"/>
    </w:p>
    <w:p w14:paraId="47CCE1C7" w14:textId="77777777" w:rsidR="00571D01" w:rsidRPr="00AB0A44" w:rsidRDefault="00571D01" w:rsidP="00571D01">
      <w:pPr>
        <w:pStyle w:val="af4"/>
        <w:tabs>
          <w:tab w:val="left" w:pos="7770"/>
        </w:tabs>
        <w:spacing w:line="360" w:lineRule="auto"/>
        <w:jc w:val="left"/>
        <w:rPr>
          <w:rFonts w:hAnsi="宋体" w:hint="eastAsia"/>
          <w:szCs w:val="21"/>
        </w:rPr>
      </w:pPr>
      <w:r w:rsidRPr="00AB0A44">
        <w:rPr>
          <w:rFonts w:hAnsi="宋体" w:hint="eastAsia"/>
          <w:szCs w:val="21"/>
        </w:rPr>
        <w:t>模型的发布</w:t>
      </w:r>
    </w:p>
    <w:p w14:paraId="19FE66A9" w14:textId="77777777" w:rsidR="00571D01" w:rsidRPr="00F26C64" w:rsidRDefault="00571D01" w:rsidP="00F26C64">
      <w:pPr>
        <w:pStyle w:val="aff9"/>
        <w:tabs>
          <w:tab w:val="left" w:pos="7770"/>
        </w:tabs>
        <w:spacing w:line="360" w:lineRule="auto"/>
        <w:ind w:firstLine="420"/>
        <w:rPr>
          <w:rFonts w:hAnsi="宋体"/>
          <w:szCs w:val="21"/>
        </w:rPr>
      </w:pPr>
      <w:r w:rsidRPr="00F26C64">
        <w:rPr>
          <w:rFonts w:hAnsi="宋体"/>
          <w:szCs w:val="21"/>
        </w:rPr>
        <w:t>完成后的模型需要提供给</w:t>
      </w:r>
      <w:r w:rsidRPr="00F26C64">
        <w:rPr>
          <w:rFonts w:hAnsi="宋体" w:hint="eastAsia"/>
          <w:szCs w:val="21"/>
        </w:rPr>
        <w:t>相关</w:t>
      </w:r>
      <w:r w:rsidRPr="00F26C64">
        <w:rPr>
          <w:rFonts w:hAnsi="宋体"/>
          <w:szCs w:val="21"/>
        </w:rPr>
        <w:t>用户使用时，必须经由发布流程进行发放，</w:t>
      </w:r>
      <w:r w:rsidRPr="00F26C64">
        <w:rPr>
          <w:rFonts w:hAnsi="宋体" w:hint="eastAsia"/>
          <w:szCs w:val="21"/>
        </w:rPr>
        <w:t>相关</w:t>
      </w:r>
      <w:r w:rsidRPr="00F26C64">
        <w:rPr>
          <w:rFonts w:hAnsi="宋体"/>
          <w:szCs w:val="21"/>
        </w:rPr>
        <w:t>用户</w:t>
      </w:r>
      <w:r w:rsidRPr="00F26C64">
        <w:rPr>
          <w:rFonts w:hAnsi="宋体" w:hint="eastAsia"/>
          <w:szCs w:val="21"/>
        </w:rPr>
        <w:t>一般</w:t>
      </w:r>
      <w:r w:rsidRPr="00F26C64">
        <w:rPr>
          <w:rFonts w:hAnsi="宋体"/>
          <w:szCs w:val="21"/>
        </w:rPr>
        <w:t>包括：分析工程师、</w:t>
      </w:r>
      <w:r w:rsidRPr="00F26C64">
        <w:rPr>
          <w:rFonts w:hAnsi="宋体" w:hint="eastAsia"/>
          <w:szCs w:val="21"/>
        </w:rPr>
        <w:t>设计工程师、</w:t>
      </w:r>
      <w:r w:rsidRPr="00F26C64">
        <w:rPr>
          <w:rFonts w:hAnsi="宋体"/>
          <w:szCs w:val="21"/>
        </w:rPr>
        <w:t>工艺工程师和制造工程师等。</w:t>
      </w:r>
    </w:p>
    <w:p w14:paraId="4FB5334A" w14:textId="77777777" w:rsidR="00571D01" w:rsidRPr="00F26C64" w:rsidRDefault="00571D01" w:rsidP="00F26C64">
      <w:pPr>
        <w:pStyle w:val="aff9"/>
        <w:tabs>
          <w:tab w:val="left" w:pos="7770"/>
        </w:tabs>
        <w:spacing w:line="360" w:lineRule="auto"/>
        <w:ind w:firstLine="420"/>
        <w:rPr>
          <w:rFonts w:hAnsi="宋体"/>
          <w:szCs w:val="21"/>
        </w:rPr>
      </w:pPr>
      <w:r w:rsidRPr="00F26C64">
        <w:rPr>
          <w:rFonts w:hAnsi="宋体"/>
          <w:szCs w:val="21"/>
        </w:rPr>
        <w:t>三维数字模型的发布应遵循以下原则：</w:t>
      </w:r>
    </w:p>
    <w:p w14:paraId="757D8C2D" w14:textId="77777777" w:rsidR="00571D01" w:rsidRPr="00F26C64" w:rsidRDefault="00571D01" w:rsidP="00571D01">
      <w:pPr>
        <w:pStyle w:val="aff9"/>
        <w:numPr>
          <w:ilvl w:val="0"/>
          <w:numId w:val="32"/>
        </w:numPr>
        <w:tabs>
          <w:tab w:val="left" w:pos="7770"/>
        </w:tabs>
        <w:spacing w:line="360" w:lineRule="auto"/>
        <w:ind w:firstLineChars="0"/>
        <w:rPr>
          <w:rFonts w:hAnsi="宋体"/>
          <w:szCs w:val="21"/>
        </w:rPr>
      </w:pPr>
      <w:r w:rsidRPr="00F26C64">
        <w:rPr>
          <w:rFonts w:hAnsi="宋体" w:hint="eastAsia"/>
          <w:szCs w:val="21"/>
        </w:rPr>
        <w:t>模型在发布前应进行必要的清理，需要时，可去除与下游相关用户使用无关的信息；</w:t>
      </w:r>
    </w:p>
    <w:p w14:paraId="6C778292" w14:textId="77777777" w:rsidR="00571D01" w:rsidRPr="00F26C64" w:rsidRDefault="00571D01" w:rsidP="00571D01">
      <w:pPr>
        <w:pStyle w:val="aff9"/>
        <w:numPr>
          <w:ilvl w:val="0"/>
          <w:numId w:val="32"/>
        </w:numPr>
        <w:tabs>
          <w:tab w:val="left" w:pos="7770"/>
        </w:tabs>
        <w:spacing w:line="360" w:lineRule="auto"/>
        <w:ind w:firstLineChars="0"/>
        <w:rPr>
          <w:rFonts w:hAnsi="宋体" w:hint="eastAsia"/>
          <w:szCs w:val="21"/>
        </w:rPr>
      </w:pPr>
      <w:r w:rsidRPr="00F26C64">
        <w:rPr>
          <w:rFonts w:hAnsi="宋体"/>
          <w:szCs w:val="21"/>
        </w:rPr>
        <w:t>模型发布时，应</w:t>
      </w:r>
      <w:r w:rsidRPr="00F26C64">
        <w:rPr>
          <w:rFonts w:hAnsi="宋体" w:hint="eastAsia"/>
          <w:szCs w:val="21"/>
        </w:rPr>
        <w:t>根据不同应用场合确定其所</w:t>
      </w:r>
      <w:r w:rsidRPr="00F26C64">
        <w:rPr>
          <w:rFonts w:hAnsi="宋体"/>
          <w:szCs w:val="21"/>
        </w:rPr>
        <w:t>包含的几何要素、约束要素和工程要素</w:t>
      </w:r>
      <w:r w:rsidRPr="00F26C64">
        <w:rPr>
          <w:rFonts w:hAnsi="宋体" w:hint="eastAsia"/>
          <w:szCs w:val="21"/>
        </w:rPr>
        <w:t>信息的构成，例如：将原始模型发布为轻量化模型，以满足对模型调用速度要求较高的场合；</w:t>
      </w:r>
    </w:p>
    <w:p w14:paraId="3FD90E5B" w14:textId="77777777" w:rsidR="00571D01" w:rsidRPr="00F26C64" w:rsidRDefault="00571D01" w:rsidP="00571D01">
      <w:pPr>
        <w:pStyle w:val="aff9"/>
        <w:numPr>
          <w:ilvl w:val="0"/>
          <w:numId w:val="32"/>
        </w:numPr>
        <w:tabs>
          <w:tab w:val="left" w:pos="7770"/>
        </w:tabs>
        <w:spacing w:line="360" w:lineRule="auto"/>
        <w:ind w:firstLineChars="0"/>
        <w:rPr>
          <w:rFonts w:hAnsi="宋体" w:hint="eastAsia"/>
          <w:szCs w:val="21"/>
        </w:rPr>
      </w:pPr>
      <w:r w:rsidRPr="00F26C64">
        <w:rPr>
          <w:rFonts w:hAnsi="宋体" w:hint="eastAsia"/>
          <w:szCs w:val="21"/>
        </w:rPr>
        <w:t>模型发布时，可根据企业或行业的规定对模型的视角、颜色、零部件状态（如：自由状态或装配状态）等进行统一规定；</w:t>
      </w:r>
    </w:p>
    <w:p w14:paraId="05088185" w14:textId="77777777" w:rsidR="00571D01" w:rsidRPr="00F26C64" w:rsidRDefault="00571D01" w:rsidP="00571D01">
      <w:pPr>
        <w:pStyle w:val="aff9"/>
        <w:numPr>
          <w:ilvl w:val="0"/>
          <w:numId w:val="32"/>
        </w:numPr>
        <w:tabs>
          <w:tab w:val="left" w:pos="7770"/>
        </w:tabs>
        <w:spacing w:line="360" w:lineRule="auto"/>
        <w:ind w:firstLineChars="0"/>
        <w:rPr>
          <w:rFonts w:hAnsi="宋体"/>
          <w:szCs w:val="21"/>
        </w:rPr>
      </w:pPr>
      <w:r w:rsidRPr="00F26C64">
        <w:rPr>
          <w:rFonts w:hAnsi="宋体" w:hint="eastAsia"/>
          <w:szCs w:val="21"/>
        </w:rPr>
        <w:t>下游相关</w:t>
      </w:r>
      <w:r w:rsidRPr="00F26C64">
        <w:rPr>
          <w:rFonts w:hAnsi="宋体"/>
          <w:szCs w:val="21"/>
        </w:rPr>
        <w:t>用户</w:t>
      </w:r>
      <w:r w:rsidRPr="00F26C64">
        <w:rPr>
          <w:rFonts w:hAnsi="宋体" w:hint="eastAsia"/>
          <w:szCs w:val="21"/>
        </w:rPr>
        <w:t>应</w:t>
      </w:r>
      <w:r w:rsidRPr="00F26C64">
        <w:rPr>
          <w:rFonts w:hAnsi="宋体"/>
          <w:szCs w:val="21"/>
        </w:rPr>
        <w:t>以发布模型作为设计输入；</w:t>
      </w:r>
    </w:p>
    <w:p w14:paraId="325D713B" w14:textId="77777777" w:rsidR="00571D01" w:rsidRPr="00F26C64" w:rsidRDefault="00571D01" w:rsidP="00571D01">
      <w:pPr>
        <w:pStyle w:val="aff9"/>
        <w:numPr>
          <w:ilvl w:val="0"/>
          <w:numId w:val="32"/>
        </w:numPr>
        <w:tabs>
          <w:tab w:val="left" w:pos="7770"/>
        </w:tabs>
        <w:spacing w:line="360" w:lineRule="auto"/>
        <w:ind w:firstLineChars="0"/>
        <w:rPr>
          <w:rFonts w:hAnsi="宋体"/>
          <w:szCs w:val="21"/>
        </w:rPr>
      </w:pPr>
      <w:r w:rsidRPr="00F26C64">
        <w:rPr>
          <w:rFonts w:hAnsi="宋体"/>
          <w:szCs w:val="21"/>
        </w:rPr>
        <w:t>一旦进入发布阶段，模型就处于“锁定”状态，不得在未经变更审批情况下对其进行修改；</w:t>
      </w:r>
    </w:p>
    <w:p w14:paraId="45CDBAD3" w14:textId="77777777" w:rsidR="00571D01" w:rsidRPr="00F26C64" w:rsidRDefault="00571D01" w:rsidP="00571D01">
      <w:pPr>
        <w:pStyle w:val="aff9"/>
        <w:numPr>
          <w:ilvl w:val="0"/>
          <w:numId w:val="32"/>
        </w:numPr>
        <w:tabs>
          <w:tab w:val="left" w:pos="7770"/>
        </w:tabs>
        <w:spacing w:line="360" w:lineRule="auto"/>
        <w:ind w:firstLineChars="0"/>
        <w:rPr>
          <w:rFonts w:hAnsi="宋体"/>
          <w:szCs w:val="21"/>
        </w:rPr>
      </w:pPr>
      <w:r w:rsidRPr="00F26C64">
        <w:rPr>
          <w:rFonts w:hAnsi="宋体"/>
          <w:szCs w:val="21"/>
        </w:rPr>
        <w:t>如需对模型进行修订，须由模型的创建人或授权人提出申请，经批准后方可修订；</w:t>
      </w:r>
    </w:p>
    <w:p w14:paraId="00851B0E" w14:textId="77777777" w:rsidR="00571D01" w:rsidRPr="00F26C64" w:rsidRDefault="00571D01" w:rsidP="00571D01">
      <w:pPr>
        <w:pStyle w:val="aff9"/>
        <w:numPr>
          <w:ilvl w:val="0"/>
          <w:numId w:val="32"/>
        </w:numPr>
        <w:tabs>
          <w:tab w:val="left" w:pos="7770"/>
        </w:tabs>
        <w:spacing w:line="360" w:lineRule="auto"/>
        <w:ind w:firstLineChars="0"/>
        <w:rPr>
          <w:rFonts w:hAnsi="宋体"/>
          <w:szCs w:val="21"/>
        </w:rPr>
      </w:pPr>
      <w:r w:rsidRPr="00F26C64">
        <w:rPr>
          <w:rFonts w:hAnsi="宋体"/>
          <w:szCs w:val="21"/>
        </w:rPr>
        <w:t>修订后的模型新版本重新发布时，应通知相关用户，以保持发布模型的及时更新</w:t>
      </w:r>
      <w:r w:rsidRPr="00F26C64">
        <w:rPr>
          <w:rFonts w:hAnsi="宋体" w:hint="eastAsia"/>
          <w:szCs w:val="21"/>
        </w:rPr>
        <w:t>。</w:t>
      </w:r>
    </w:p>
    <w:p w14:paraId="0D6B98DE" w14:textId="77777777" w:rsidR="00571D01" w:rsidRPr="00AB0A44" w:rsidRDefault="00571D01" w:rsidP="00571D01">
      <w:pPr>
        <w:pStyle w:val="af4"/>
        <w:tabs>
          <w:tab w:val="left" w:pos="7770"/>
        </w:tabs>
        <w:spacing w:line="360" w:lineRule="auto"/>
        <w:jc w:val="left"/>
        <w:rPr>
          <w:rFonts w:hAnsi="宋体"/>
          <w:szCs w:val="21"/>
        </w:rPr>
      </w:pPr>
      <w:r w:rsidRPr="00AB0A44">
        <w:rPr>
          <w:rFonts w:hAnsi="宋体"/>
          <w:szCs w:val="21"/>
        </w:rPr>
        <w:t>模型的应用</w:t>
      </w:r>
    </w:p>
    <w:p w14:paraId="73D439A3" w14:textId="77777777" w:rsidR="00571D01" w:rsidRPr="00F26C64" w:rsidRDefault="00571D01" w:rsidP="00F26C64">
      <w:pPr>
        <w:pStyle w:val="aff9"/>
        <w:tabs>
          <w:tab w:val="left" w:pos="7770"/>
        </w:tabs>
        <w:spacing w:line="360" w:lineRule="auto"/>
        <w:ind w:firstLine="420"/>
        <w:rPr>
          <w:rFonts w:hAnsi="宋体"/>
          <w:szCs w:val="21"/>
        </w:rPr>
      </w:pPr>
      <w:r w:rsidRPr="00F26C64">
        <w:rPr>
          <w:rFonts w:hAnsi="宋体"/>
          <w:szCs w:val="21"/>
        </w:rPr>
        <w:t>已发布的模型可根据需要用于不同应用场合，这些应用通常包括：工程分析与优化、</w:t>
      </w:r>
      <w:r w:rsidRPr="00F26C64">
        <w:rPr>
          <w:rFonts w:hAnsi="宋体" w:hint="eastAsia"/>
          <w:szCs w:val="21"/>
        </w:rPr>
        <w:t>二维工程图、</w:t>
      </w:r>
      <w:r w:rsidRPr="00F26C64">
        <w:rPr>
          <w:rFonts w:hAnsi="宋体"/>
          <w:szCs w:val="21"/>
        </w:rPr>
        <w:t>装配建模、加工制造、变型设计、宣传与培训等。</w:t>
      </w:r>
    </w:p>
    <w:p w14:paraId="2FB42860" w14:textId="77777777" w:rsidR="00571D01" w:rsidRPr="00F26C64" w:rsidRDefault="00571D01" w:rsidP="00F26C64">
      <w:pPr>
        <w:pStyle w:val="aff9"/>
        <w:tabs>
          <w:tab w:val="left" w:pos="7770"/>
        </w:tabs>
        <w:spacing w:line="360" w:lineRule="auto"/>
        <w:ind w:firstLine="420"/>
        <w:rPr>
          <w:rFonts w:hAnsi="宋体"/>
          <w:szCs w:val="21"/>
        </w:rPr>
      </w:pPr>
      <w:r w:rsidRPr="00F26C64">
        <w:rPr>
          <w:rFonts w:hAnsi="宋体"/>
          <w:szCs w:val="21"/>
        </w:rPr>
        <w:t>为了满足不同应用环境，发布的数字模型应至少包含以下内容：</w:t>
      </w:r>
    </w:p>
    <w:p w14:paraId="2D7DBA60" w14:textId="77777777" w:rsidR="00571D01" w:rsidRPr="00F26C64" w:rsidRDefault="00571D01" w:rsidP="00571D01">
      <w:pPr>
        <w:pStyle w:val="aff9"/>
        <w:numPr>
          <w:ilvl w:val="0"/>
          <w:numId w:val="33"/>
        </w:numPr>
        <w:tabs>
          <w:tab w:val="left" w:pos="7770"/>
        </w:tabs>
        <w:spacing w:line="360" w:lineRule="auto"/>
        <w:ind w:firstLineChars="0"/>
        <w:rPr>
          <w:rFonts w:hAnsi="宋体"/>
          <w:szCs w:val="21"/>
        </w:rPr>
      </w:pPr>
      <w:r w:rsidRPr="00F26C64">
        <w:rPr>
          <w:rFonts w:hAnsi="宋体"/>
          <w:szCs w:val="21"/>
        </w:rPr>
        <w:t>对于工程分析类应用，发布的模型应包括几何信息、材料信息（例如名称、密度、弹性模量、屈服极限、强度极限、泊松比等）、优化变量等；</w:t>
      </w:r>
    </w:p>
    <w:p w14:paraId="4B63C400" w14:textId="77777777" w:rsidR="00571D01" w:rsidRPr="00F26C64" w:rsidRDefault="00571D01" w:rsidP="00571D01">
      <w:pPr>
        <w:pStyle w:val="aff9"/>
        <w:numPr>
          <w:ilvl w:val="0"/>
          <w:numId w:val="33"/>
        </w:numPr>
        <w:tabs>
          <w:tab w:val="left" w:pos="7770"/>
        </w:tabs>
        <w:spacing w:line="360" w:lineRule="auto"/>
        <w:ind w:firstLineChars="0"/>
        <w:rPr>
          <w:rFonts w:hAnsi="宋体"/>
          <w:szCs w:val="21"/>
        </w:rPr>
      </w:pPr>
      <w:r w:rsidRPr="00F26C64">
        <w:rPr>
          <w:rFonts w:hAnsi="宋体"/>
          <w:szCs w:val="21"/>
        </w:rPr>
        <w:t>对于装配建模的应用，发布的模型应包括几何信息、配合公差、摩擦系数等；</w:t>
      </w:r>
    </w:p>
    <w:p w14:paraId="4D6306A5" w14:textId="77777777" w:rsidR="00571D01" w:rsidRPr="00F26C64" w:rsidRDefault="00571D01" w:rsidP="00571D01">
      <w:pPr>
        <w:pStyle w:val="aff9"/>
        <w:numPr>
          <w:ilvl w:val="0"/>
          <w:numId w:val="33"/>
        </w:numPr>
        <w:tabs>
          <w:tab w:val="left" w:pos="7770"/>
        </w:tabs>
        <w:spacing w:line="360" w:lineRule="auto"/>
        <w:ind w:firstLineChars="0"/>
        <w:rPr>
          <w:rFonts w:hAnsi="宋体"/>
          <w:szCs w:val="21"/>
        </w:rPr>
      </w:pPr>
      <w:r w:rsidRPr="00F26C64">
        <w:rPr>
          <w:rFonts w:hAnsi="宋体"/>
          <w:szCs w:val="21"/>
        </w:rPr>
        <w:lastRenderedPageBreak/>
        <w:t>对于</w:t>
      </w:r>
      <w:r w:rsidRPr="00F26C64">
        <w:rPr>
          <w:rFonts w:hAnsi="宋体" w:hint="eastAsia"/>
          <w:szCs w:val="21"/>
        </w:rPr>
        <w:t>投影</w:t>
      </w:r>
      <w:r w:rsidRPr="00F26C64">
        <w:rPr>
          <w:rFonts w:hAnsi="宋体"/>
          <w:szCs w:val="21"/>
        </w:rPr>
        <w:t>二维工程图应用，发布的模型应包括几何信息、技术要求、尺寸公差、几何公差、表面结构、剖面信息等；</w:t>
      </w:r>
    </w:p>
    <w:p w14:paraId="6B02CF31" w14:textId="77777777" w:rsidR="00571D01" w:rsidRPr="00F26C64" w:rsidRDefault="00571D01" w:rsidP="00571D01">
      <w:pPr>
        <w:pStyle w:val="aff9"/>
        <w:numPr>
          <w:ilvl w:val="0"/>
          <w:numId w:val="33"/>
        </w:numPr>
        <w:tabs>
          <w:tab w:val="left" w:pos="7770"/>
        </w:tabs>
        <w:spacing w:line="360" w:lineRule="auto"/>
        <w:ind w:firstLineChars="0"/>
        <w:rPr>
          <w:rFonts w:hAnsi="宋体"/>
          <w:szCs w:val="21"/>
        </w:rPr>
      </w:pPr>
      <w:r w:rsidRPr="00F26C64">
        <w:rPr>
          <w:rFonts w:hAnsi="宋体"/>
          <w:szCs w:val="21"/>
        </w:rPr>
        <w:t>对于加工制造应用，发布的模型应包括几何信息、尺寸公差、几何公差、表面结构、制造要求等；</w:t>
      </w:r>
    </w:p>
    <w:p w14:paraId="65D3702D" w14:textId="77777777" w:rsidR="00571D01" w:rsidRPr="00F26C64" w:rsidRDefault="00571D01" w:rsidP="00571D01">
      <w:pPr>
        <w:pStyle w:val="aff9"/>
        <w:numPr>
          <w:ilvl w:val="0"/>
          <w:numId w:val="33"/>
        </w:numPr>
        <w:tabs>
          <w:tab w:val="left" w:pos="7770"/>
        </w:tabs>
        <w:spacing w:line="360" w:lineRule="auto"/>
        <w:ind w:firstLineChars="0"/>
        <w:rPr>
          <w:rFonts w:hAnsi="宋体" w:hint="eastAsia"/>
          <w:szCs w:val="21"/>
        </w:rPr>
      </w:pPr>
      <w:r w:rsidRPr="00F26C64">
        <w:rPr>
          <w:rFonts w:hAnsi="宋体"/>
          <w:szCs w:val="21"/>
        </w:rPr>
        <w:t>对于宣传与培训的应用，发布模型</w:t>
      </w:r>
      <w:r w:rsidRPr="00F26C64">
        <w:rPr>
          <w:rFonts w:hAnsi="宋体" w:hint="eastAsia"/>
          <w:szCs w:val="21"/>
        </w:rPr>
        <w:t>前需进行轻量化及脱密处理。在必要情况下可进行着色和渲染。</w:t>
      </w:r>
    </w:p>
    <w:p w14:paraId="7B836568" w14:textId="77777777" w:rsidR="009E6C7A" w:rsidRPr="00F26C64" w:rsidRDefault="009E6C7A" w:rsidP="009E6C7A">
      <w:pPr>
        <w:pStyle w:val="aff9"/>
        <w:tabs>
          <w:tab w:val="left" w:pos="7770"/>
        </w:tabs>
        <w:spacing w:line="360" w:lineRule="auto"/>
        <w:ind w:firstLineChars="0"/>
        <w:rPr>
          <w:rFonts w:hAnsi="宋体" w:hint="eastAsia"/>
          <w:szCs w:val="21"/>
        </w:rPr>
      </w:pPr>
    </w:p>
    <w:p w14:paraId="7AD638AB" w14:textId="77777777" w:rsidR="009E6C7A" w:rsidRDefault="009E6C7A" w:rsidP="009E6C7A">
      <w:pPr>
        <w:pStyle w:val="aff9"/>
        <w:tabs>
          <w:tab w:val="left" w:pos="7770"/>
        </w:tabs>
        <w:spacing w:line="360" w:lineRule="auto"/>
        <w:ind w:firstLineChars="0"/>
        <w:rPr>
          <w:rFonts w:hAnsi="宋体" w:hint="eastAsia"/>
          <w:sz w:val="24"/>
          <w:szCs w:val="24"/>
        </w:rPr>
      </w:pPr>
    </w:p>
    <w:p w14:paraId="0748FBEC" w14:textId="77777777" w:rsidR="00AB0A44" w:rsidRDefault="00AB0A44" w:rsidP="009E6C7A">
      <w:pPr>
        <w:pStyle w:val="aff9"/>
        <w:tabs>
          <w:tab w:val="left" w:pos="7770"/>
        </w:tabs>
        <w:spacing w:line="360" w:lineRule="auto"/>
        <w:ind w:firstLineChars="0"/>
        <w:rPr>
          <w:rFonts w:hAnsi="宋体" w:hint="eastAsia"/>
          <w:sz w:val="24"/>
          <w:szCs w:val="24"/>
        </w:rPr>
      </w:pPr>
    </w:p>
    <w:p w14:paraId="15F553B2" w14:textId="77777777" w:rsidR="0052013F" w:rsidRDefault="0052013F" w:rsidP="009E6C7A">
      <w:pPr>
        <w:pStyle w:val="aff9"/>
        <w:tabs>
          <w:tab w:val="left" w:pos="7770"/>
        </w:tabs>
        <w:spacing w:line="360" w:lineRule="auto"/>
        <w:ind w:firstLineChars="0"/>
        <w:rPr>
          <w:rFonts w:hAnsi="宋体" w:hint="eastAsia"/>
          <w:sz w:val="24"/>
          <w:szCs w:val="24"/>
        </w:rPr>
      </w:pPr>
    </w:p>
    <w:p w14:paraId="7F9887A9" w14:textId="77777777" w:rsidR="0052013F" w:rsidRDefault="0052013F" w:rsidP="009E6C7A">
      <w:pPr>
        <w:pStyle w:val="aff9"/>
        <w:tabs>
          <w:tab w:val="left" w:pos="7770"/>
        </w:tabs>
        <w:spacing w:line="360" w:lineRule="auto"/>
        <w:ind w:firstLineChars="0"/>
        <w:rPr>
          <w:rFonts w:hAnsi="宋体" w:hint="eastAsia"/>
          <w:sz w:val="24"/>
          <w:szCs w:val="24"/>
        </w:rPr>
      </w:pPr>
    </w:p>
    <w:p w14:paraId="199960D9" w14:textId="77777777" w:rsidR="0052013F" w:rsidRDefault="0052013F" w:rsidP="009E6C7A">
      <w:pPr>
        <w:pStyle w:val="aff9"/>
        <w:tabs>
          <w:tab w:val="left" w:pos="7770"/>
        </w:tabs>
        <w:spacing w:line="360" w:lineRule="auto"/>
        <w:ind w:firstLineChars="0"/>
        <w:rPr>
          <w:rFonts w:hAnsi="宋体" w:hint="eastAsia"/>
          <w:sz w:val="24"/>
          <w:szCs w:val="24"/>
        </w:rPr>
      </w:pPr>
    </w:p>
    <w:p w14:paraId="2C252173" w14:textId="77777777" w:rsidR="009E6C7A" w:rsidRDefault="00C84251" w:rsidP="00573D12">
      <w:pPr>
        <w:pStyle w:val="ab"/>
        <w:numPr>
          <w:ilvl w:val="0"/>
          <w:numId w:val="0"/>
        </w:numPr>
        <w:tabs>
          <w:tab w:val="left" w:pos="7770"/>
        </w:tabs>
        <w:spacing w:line="360" w:lineRule="auto"/>
        <w:rPr>
          <w:rFonts w:hint="eastAsia"/>
          <w:szCs w:val="21"/>
        </w:rPr>
      </w:pPr>
      <w:r>
        <w:rPr>
          <w:rFonts w:hAnsi="宋体"/>
          <w:sz w:val="24"/>
          <w:szCs w:val="24"/>
        </w:rPr>
        <w:br w:type="page"/>
      </w:r>
      <w:bookmarkStart w:id="32" w:name="_Toc277579761"/>
      <w:r w:rsidR="009E6C7A" w:rsidRPr="00262F22">
        <w:rPr>
          <w:rFonts w:hint="eastAsia"/>
          <w:szCs w:val="21"/>
        </w:rPr>
        <w:lastRenderedPageBreak/>
        <w:t>附录A</w:t>
      </w:r>
      <w:r w:rsidR="009E6C7A" w:rsidRPr="00262F22">
        <w:rPr>
          <w:szCs w:val="21"/>
        </w:rPr>
        <w:br/>
        <w:t>（资料性附录）</w:t>
      </w:r>
      <w:r w:rsidR="009E6C7A" w:rsidRPr="00262F22">
        <w:rPr>
          <w:szCs w:val="21"/>
        </w:rPr>
        <w:br/>
        <w:t>零件建模流程</w:t>
      </w:r>
      <w:bookmarkEnd w:id="32"/>
    </w:p>
    <w:p w14:paraId="27811098" w14:textId="77777777" w:rsidR="000A43E6" w:rsidRDefault="002A17EB" w:rsidP="0049742B">
      <w:pPr>
        <w:pStyle w:val="ab"/>
        <w:numPr>
          <w:ilvl w:val="0"/>
          <w:numId w:val="0"/>
        </w:numPr>
        <w:tabs>
          <w:tab w:val="left" w:pos="7770"/>
        </w:tabs>
        <w:spacing w:line="360" w:lineRule="auto"/>
        <w:rPr>
          <w:rFonts w:hint="eastAsia"/>
          <w:szCs w:val="21"/>
        </w:rPr>
      </w:pPr>
      <w:bookmarkStart w:id="33" w:name="_Toc277579774"/>
      <w:r w:rsidRPr="002A17EB">
        <w:rPr>
          <w:rFonts w:hint="eastAsia"/>
          <w:szCs w:val="21"/>
        </w:rPr>
        <w:pict w14:anchorId="2CFC9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545.65pt">
            <v:imagedata r:id="rId16" o:title="未命名" croptop="4133f" cropbottom="4679f" cropleft="1422f" cropright="20667f"/>
          </v:shape>
        </w:pict>
      </w:r>
    </w:p>
    <w:p w14:paraId="1D666C91" w14:textId="77777777" w:rsidR="00047543" w:rsidRPr="00262F22" w:rsidRDefault="00047543" w:rsidP="0049742B">
      <w:pPr>
        <w:pStyle w:val="ab"/>
        <w:numPr>
          <w:ilvl w:val="0"/>
          <w:numId w:val="0"/>
        </w:numPr>
        <w:tabs>
          <w:tab w:val="left" w:pos="7770"/>
        </w:tabs>
        <w:spacing w:line="360" w:lineRule="auto"/>
        <w:rPr>
          <w:rFonts w:ascii="Times New Roman"/>
          <w:szCs w:val="21"/>
        </w:rPr>
      </w:pPr>
      <w:r w:rsidRPr="00262F22">
        <w:rPr>
          <w:rFonts w:hint="eastAsia"/>
          <w:szCs w:val="21"/>
        </w:rPr>
        <w:lastRenderedPageBreak/>
        <w:t>附录B</w:t>
      </w:r>
      <w:r w:rsidRPr="00262F22">
        <w:rPr>
          <w:rFonts w:ascii="Times New Roman"/>
          <w:szCs w:val="21"/>
        </w:rPr>
        <w:br/>
      </w:r>
      <w:r w:rsidRPr="00262F22">
        <w:rPr>
          <w:rFonts w:ascii="Times New Roman"/>
          <w:szCs w:val="21"/>
        </w:rPr>
        <w:t>（资料性附录）</w:t>
      </w:r>
      <w:r w:rsidRPr="00262F22">
        <w:rPr>
          <w:rFonts w:ascii="Times New Roman"/>
          <w:szCs w:val="21"/>
        </w:rPr>
        <w:br/>
      </w:r>
      <w:r w:rsidRPr="00262F22">
        <w:rPr>
          <w:rFonts w:ascii="Times New Roman"/>
          <w:szCs w:val="21"/>
        </w:rPr>
        <w:t>典型零件建模要求</w:t>
      </w:r>
      <w:bookmarkEnd w:id="33"/>
    </w:p>
    <w:p w14:paraId="7D5FA5E1" w14:textId="77777777" w:rsidR="00047543" w:rsidRPr="00610592" w:rsidRDefault="006C2973" w:rsidP="007A066A">
      <w:pPr>
        <w:pStyle w:val="ad"/>
        <w:numPr>
          <w:ilvl w:val="0"/>
          <w:numId w:val="0"/>
        </w:numPr>
        <w:wordWrap/>
        <w:spacing w:line="360" w:lineRule="auto"/>
        <w:rPr>
          <w:rFonts w:hAnsi="宋体" w:hint="eastAsia"/>
          <w:szCs w:val="21"/>
        </w:rPr>
      </w:pPr>
      <w:r w:rsidRPr="00610592">
        <w:rPr>
          <w:rFonts w:hint="eastAsia"/>
          <w:sz w:val="24"/>
          <w:szCs w:val="24"/>
        </w:rPr>
        <w:t xml:space="preserve">B.1 </w:t>
      </w:r>
      <w:r w:rsidR="00047543" w:rsidRPr="00610592">
        <w:rPr>
          <w:rFonts w:hAnsi="宋体" w:hint="eastAsia"/>
          <w:szCs w:val="21"/>
        </w:rPr>
        <w:t>机加类</w:t>
      </w:r>
    </w:p>
    <w:p w14:paraId="596B9336" w14:textId="77777777" w:rsidR="00047543" w:rsidRPr="007A066A" w:rsidRDefault="00047543" w:rsidP="007A066A">
      <w:pPr>
        <w:pStyle w:val="aff9"/>
        <w:tabs>
          <w:tab w:val="left" w:pos="7770"/>
        </w:tabs>
        <w:spacing w:line="360" w:lineRule="auto"/>
        <w:ind w:firstLine="420"/>
        <w:rPr>
          <w:rFonts w:hAnsi="宋体" w:hint="eastAsia"/>
          <w:szCs w:val="21"/>
        </w:rPr>
      </w:pPr>
      <w:r w:rsidRPr="007A066A">
        <w:rPr>
          <w:rFonts w:hAnsi="宋体"/>
          <w:szCs w:val="21"/>
        </w:rPr>
        <w:t>机加零件设计</w:t>
      </w:r>
      <w:r w:rsidRPr="007A066A">
        <w:rPr>
          <w:rFonts w:hAnsi="宋体" w:hint="eastAsia"/>
          <w:szCs w:val="21"/>
        </w:rPr>
        <w:t>需</w:t>
      </w:r>
      <w:r w:rsidRPr="007A066A">
        <w:rPr>
          <w:rFonts w:hAnsi="宋体"/>
          <w:szCs w:val="21"/>
        </w:rPr>
        <w:t>考虑零件刚</w:t>
      </w:r>
      <w:r w:rsidRPr="007A066A">
        <w:rPr>
          <w:rFonts w:hAnsi="宋体" w:hint="eastAsia"/>
          <w:szCs w:val="21"/>
        </w:rPr>
        <w:t>、</w:t>
      </w:r>
      <w:r w:rsidRPr="007A066A">
        <w:rPr>
          <w:rFonts w:hAnsi="宋体"/>
          <w:szCs w:val="21"/>
        </w:rPr>
        <w:t>强度要求、工艺性要求、制造成本等方面，应考虑零件的装配、拆卸和维修。</w:t>
      </w:r>
    </w:p>
    <w:p w14:paraId="0EFB5CCE"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B.1.1 </w:t>
      </w:r>
      <w:r w:rsidR="00047543" w:rsidRPr="00610592">
        <w:rPr>
          <w:sz w:val="24"/>
          <w:szCs w:val="24"/>
        </w:rPr>
        <w:t>机加零件建模的总体原则</w:t>
      </w:r>
    </w:p>
    <w:p w14:paraId="5C240AAC"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机加零件建模时应考虑以下总体原则：</w:t>
      </w:r>
    </w:p>
    <w:p w14:paraId="6DBA5F65" w14:textId="77777777" w:rsidR="00047543" w:rsidRPr="007A066A" w:rsidRDefault="00047543" w:rsidP="007A066A">
      <w:pPr>
        <w:pStyle w:val="aff9"/>
        <w:numPr>
          <w:ilvl w:val="0"/>
          <w:numId w:val="36"/>
        </w:numPr>
        <w:tabs>
          <w:tab w:val="left" w:pos="7770"/>
        </w:tabs>
        <w:spacing w:line="360" w:lineRule="auto"/>
        <w:ind w:firstLineChars="0"/>
        <w:rPr>
          <w:rFonts w:hAnsi="宋体"/>
          <w:szCs w:val="21"/>
        </w:rPr>
      </w:pPr>
      <w:r w:rsidRPr="007A066A">
        <w:rPr>
          <w:rFonts w:hAnsi="宋体"/>
          <w:szCs w:val="21"/>
        </w:rPr>
        <w:t>零件的建模顺序应尽可能与机械加工顺序一致；</w:t>
      </w:r>
    </w:p>
    <w:p w14:paraId="21EA89A6" w14:textId="77777777" w:rsidR="00047543" w:rsidRPr="007A066A" w:rsidRDefault="00047543" w:rsidP="007A066A">
      <w:pPr>
        <w:pStyle w:val="aff9"/>
        <w:numPr>
          <w:ilvl w:val="0"/>
          <w:numId w:val="36"/>
        </w:numPr>
        <w:tabs>
          <w:tab w:val="left" w:pos="7770"/>
        </w:tabs>
        <w:spacing w:line="360" w:lineRule="auto"/>
        <w:ind w:firstLineChars="0"/>
        <w:rPr>
          <w:rFonts w:hAnsi="宋体"/>
          <w:szCs w:val="21"/>
        </w:rPr>
      </w:pPr>
      <w:r w:rsidRPr="007A066A">
        <w:rPr>
          <w:rFonts w:hAnsi="宋体"/>
          <w:szCs w:val="21"/>
        </w:rPr>
        <w:t>在保证零件的设计强度和刚度要求的前提下，应根据载荷分布情况合理选择零件截面尺寸和形状</w:t>
      </w:r>
      <w:r w:rsidRPr="007A066A">
        <w:rPr>
          <w:rFonts w:hAnsi="宋体" w:hint="eastAsia"/>
          <w:szCs w:val="21"/>
        </w:rPr>
        <w:t>，并尽可能减重</w:t>
      </w:r>
      <w:r w:rsidRPr="007A066A">
        <w:rPr>
          <w:rFonts w:hAnsi="宋体"/>
          <w:szCs w:val="21"/>
        </w:rPr>
        <w:t>；</w:t>
      </w:r>
    </w:p>
    <w:p w14:paraId="3DAF64C5" w14:textId="77777777" w:rsidR="00047543" w:rsidRPr="007A066A" w:rsidRDefault="00047543" w:rsidP="007A066A">
      <w:pPr>
        <w:pStyle w:val="aff9"/>
        <w:numPr>
          <w:ilvl w:val="0"/>
          <w:numId w:val="36"/>
        </w:numPr>
        <w:tabs>
          <w:tab w:val="left" w:pos="7770"/>
        </w:tabs>
        <w:spacing w:line="360" w:lineRule="auto"/>
        <w:ind w:firstLineChars="0"/>
        <w:rPr>
          <w:rFonts w:hAnsi="宋体"/>
          <w:szCs w:val="21"/>
        </w:rPr>
      </w:pPr>
      <w:r w:rsidRPr="007A066A">
        <w:rPr>
          <w:rFonts w:hAnsi="宋体"/>
          <w:szCs w:val="21"/>
        </w:rPr>
        <w:t>设计时应充分考虑零件抗疲劳性能，尽量使零件截面均匀过渡，尽量采用合理的倒圆，以降低应力集中；</w:t>
      </w:r>
    </w:p>
    <w:p w14:paraId="0CB9ADA4" w14:textId="77777777" w:rsidR="00047543" w:rsidRPr="007A066A" w:rsidRDefault="00047543" w:rsidP="007A066A">
      <w:pPr>
        <w:pStyle w:val="aff9"/>
        <w:numPr>
          <w:ilvl w:val="0"/>
          <w:numId w:val="36"/>
        </w:numPr>
        <w:tabs>
          <w:tab w:val="left" w:pos="7770"/>
        </w:tabs>
        <w:spacing w:line="360" w:lineRule="auto"/>
        <w:ind w:firstLineChars="0"/>
        <w:rPr>
          <w:rFonts w:hAnsi="宋体"/>
          <w:szCs w:val="21"/>
        </w:rPr>
      </w:pPr>
      <w:r w:rsidRPr="007A066A">
        <w:rPr>
          <w:rFonts w:hAnsi="宋体"/>
          <w:szCs w:val="21"/>
        </w:rPr>
        <w:t>机加零件设计时应充分考虑工艺性（包括刀具尺寸和可达性），避免零件上出现无法加工的区域；</w:t>
      </w:r>
    </w:p>
    <w:p w14:paraId="4A471869" w14:textId="77777777" w:rsidR="00047543" w:rsidRPr="007A066A" w:rsidRDefault="00047543" w:rsidP="007A066A">
      <w:pPr>
        <w:pStyle w:val="aff9"/>
        <w:numPr>
          <w:ilvl w:val="0"/>
          <w:numId w:val="36"/>
        </w:numPr>
        <w:tabs>
          <w:tab w:val="left" w:pos="7770"/>
        </w:tabs>
        <w:spacing w:line="360" w:lineRule="auto"/>
        <w:ind w:firstLineChars="0"/>
        <w:rPr>
          <w:rFonts w:hAnsi="宋体"/>
          <w:szCs w:val="21"/>
        </w:rPr>
      </w:pPr>
      <w:r w:rsidRPr="007A066A">
        <w:rPr>
          <w:rFonts w:hAnsi="宋体"/>
          <w:szCs w:val="21"/>
        </w:rPr>
        <w:t>铣削加工的零件应设计相对统一的圆角半径，以减少刀具种类和加工工序。</w:t>
      </w:r>
    </w:p>
    <w:p w14:paraId="248057F3"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B.1.2 </w:t>
      </w:r>
      <w:r w:rsidR="00047543" w:rsidRPr="00610592">
        <w:rPr>
          <w:sz w:val="24"/>
          <w:szCs w:val="24"/>
        </w:rPr>
        <w:t>机加零件建模的总体要求</w:t>
      </w:r>
    </w:p>
    <w:p w14:paraId="6ABADD04"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机加零件建模时应满足以下总体要求：</w:t>
      </w:r>
    </w:p>
    <w:p w14:paraId="1DBDD732" w14:textId="77777777" w:rsidR="00047543" w:rsidRPr="007A066A" w:rsidRDefault="00047543" w:rsidP="007A066A">
      <w:pPr>
        <w:pStyle w:val="aff9"/>
        <w:numPr>
          <w:ilvl w:val="0"/>
          <w:numId w:val="37"/>
        </w:numPr>
        <w:tabs>
          <w:tab w:val="left" w:pos="7770"/>
        </w:tabs>
        <w:spacing w:line="360" w:lineRule="auto"/>
        <w:ind w:firstLineChars="0"/>
        <w:rPr>
          <w:rFonts w:hAnsi="宋体"/>
          <w:szCs w:val="21"/>
        </w:rPr>
      </w:pPr>
      <w:r w:rsidRPr="007A066A">
        <w:rPr>
          <w:rFonts w:hAnsi="宋体"/>
          <w:szCs w:val="21"/>
        </w:rPr>
        <w:t>采用自顶向下设计零件时，零件关键尺寸（例如主轴孔、定位孔的关键尺寸等）应符合上一级装配的布局要求；</w:t>
      </w:r>
    </w:p>
    <w:p w14:paraId="16F54C7E" w14:textId="77777777" w:rsidR="00047543" w:rsidRPr="007A066A" w:rsidRDefault="00047543" w:rsidP="007A066A">
      <w:pPr>
        <w:pStyle w:val="aff9"/>
        <w:numPr>
          <w:ilvl w:val="0"/>
          <w:numId w:val="37"/>
        </w:numPr>
        <w:tabs>
          <w:tab w:val="left" w:pos="7770"/>
        </w:tabs>
        <w:spacing w:line="360" w:lineRule="auto"/>
        <w:ind w:firstLineChars="0"/>
        <w:rPr>
          <w:rFonts w:hAnsi="宋体"/>
          <w:szCs w:val="21"/>
        </w:rPr>
      </w:pPr>
      <w:r w:rsidRPr="007A066A">
        <w:rPr>
          <w:rFonts w:hAnsi="宋体"/>
          <w:szCs w:val="21"/>
        </w:rPr>
        <w:t>对零件进行</w:t>
      </w:r>
      <w:r w:rsidRPr="007A066A">
        <w:rPr>
          <w:rFonts w:hAnsi="宋体" w:hint="eastAsia"/>
          <w:szCs w:val="21"/>
        </w:rPr>
        <w:t>详细</w:t>
      </w:r>
      <w:r w:rsidRPr="007A066A">
        <w:rPr>
          <w:rFonts w:hAnsi="宋体"/>
          <w:szCs w:val="21"/>
        </w:rPr>
        <w:t>建模时，可以把零件装配在上级装配件中，利用装配件中相对位置，对零件进行详细建模，也可以</w:t>
      </w:r>
      <w:r w:rsidRPr="007A066A">
        <w:rPr>
          <w:rFonts w:hAnsi="宋体" w:hint="eastAsia"/>
          <w:szCs w:val="21"/>
        </w:rPr>
        <w:t>在零件建模环境下</w:t>
      </w:r>
      <w:r w:rsidRPr="007A066A">
        <w:rPr>
          <w:rFonts w:hAnsi="宋体"/>
          <w:szCs w:val="21"/>
        </w:rPr>
        <w:t>直接</w:t>
      </w:r>
      <w:r w:rsidRPr="007A066A">
        <w:rPr>
          <w:rFonts w:hAnsi="宋体" w:hint="eastAsia"/>
          <w:szCs w:val="21"/>
        </w:rPr>
        <w:t>建构</w:t>
      </w:r>
      <w:r w:rsidRPr="007A066A">
        <w:rPr>
          <w:rFonts w:hAnsi="宋体"/>
          <w:szCs w:val="21"/>
        </w:rPr>
        <w:t>；</w:t>
      </w:r>
    </w:p>
    <w:p w14:paraId="5B844182" w14:textId="77777777" w:rsidR="00047543" w:rsidRPr="007A066A" w:rsidRDefault="00047543" w:rsidP="007A066A">
      <w:pPr>
        <w:pStyle w:val="aff9"/>
        <w:numPr>
          <w:ilvl w:val="0"/>
          <w:numId w:val="37"/>
        </w:numPr>
        <w:tabs>
          <w:tab w:val="left" w:pos="7770"/>
        </w:tabs>
        <w:spacing w:line="360" w:lineRule="auto"/>
        <w:ind w:firstLineChars="0"/>
        <w:rPr>
          <w:rFonts w:hAnsi="宋体"/>
          <w:szCs w:val="21"/>
        </w:rPr>
      </w:pPr>
      <w:r w:rsidRPr="007A066A">
        <w:rPr>
          <w:rFonts w:hAnsi="宋体" w:hint="eastAsia"/>
          <w:szCs w:val="21"/>
        </w:rPr>
        <w:t>为了</w:t>
      </w:r>
      <w:r w:rsidRPr="007A066A">
        <w:rPr>
          <w:rFonts w:hAnsi="宋体"/>
          <w:szCs w:val="21"/>
        </w:rPr>
        <w:t>获得较高的加工精度和较好的零件互换性</w:t>
      </w:r>
      <w:r w:rsidRPr="007A066A">
        <w:rPr>
          <w:rFonts w:hAnsi="宋体" w:hint="eastAsia"/>
          <w:szCs w:val="21"/>
        </w:rPr>
        <w:t>，</w:t>
      </w:r>
      <w:r w:rsidRPr="007A066A">
        <w:rPr>
          <w:rFonts w:hAnsi="宋体"/>
          <w:szCs w:val="21"/>
        </w:rPr>
        <w:t>设计基准和工艺基准应尽量统一，避免加工过程复杂化；</w:t>
      </w:r>
    </w:p>
    <w:p w14:paraId="7BD1F9DB" w14:textId="77777777" w:rsidR="00047543" w:rsidRPr="007A066A" w:rsidRDefault="00047543" w:rsidP="007A066A">
      <w:pPr>
        <w:pStyle w:val="aff9"/>
        <w:numPr>
          <w:ilvl w:val="0"/>
          <w:numId w:val="37"/>
        </w:numPr>
        <w:tabs>
          <w:tab w:val="left" w:pos="7770"/>
        </w:tabs>
        <w:spacing w:line="360" w:lineRule="auto"/>
        <w:ind w:firstLineChars="0"/>
        <w:rPr>
          <w:rFonts w:hAnsi="宋体"/>
          <w:szCs w:val="21"/>
        </w:rPr>
      </w:pPr>
      <w:r w:rsidRPr="007A066A">
        <w:rPr>
          <w:rFonts w:hAnsi="宋体"/>
          <w:szCs w:val="21"/>
        </w:rPr>
        <w:t>钻孔零件应充分考虑孔加工的可操作性和可达性，对于方孔、长方孔等一般不</w:t>
      </w:r>
      <w:r w:rsidRPr="007A066A">
        <w:rPr>
          <w:rFonts w:hAnsi="宋体" w:hint="eastAsia"/>
          <w:szCs w:val="21"/>
        </w:rPr>
        <w:t>应</w:t>
      </w:r>
      <w:r w:rsidRPr="007A066A">
        <w:rPr>
          <w:rFonts w:hAnsi="宋体"/>
          <w:szCs w:val="21"/>
        </w:rPr>
        <w:t>设计成盲孔；</w:t>
      </w:r>
    </w:p>
    <w:p w14:paraId="416B3A66" w14:textId="77777777" w:rsidR="00047543" w:rsidRPr="007A066A" w:rsidRDefault="00047543" w:rsidP="007A066A">
      <w:pPr>
        <w:pStyle w:val="aff9"/>
        <w:numPr>
          <w:ilvl w:val="0"/>
          <w:numId w:val="37"/>
        </w:numPr>
        <w:tabs>
          <w:tab w:val="left" w:pos="7770"/>
        </w:tabs>
        <w:spacing w:line="360" w:lineRule="auto"/>
        <w:ind w:firstLineChars="0"/>
        <w:rPr>
          <w:rFonts w:hAnsi="宋体"/>
          <w:szCs w:val="21"/>
        </w:rPr>
      </w:pPr>
      <w:r w:rsidRPr="007A066A">
        <w:rPr>
          <w:rFonts w:hAnsi="宋体"/>
          <w:szCs w:val="21"/>
        </w:rPr>
        <w:t>选用合理的配合公差、几何公差和表面</w:t>
      </w:r>
      <w:r w:rsidRPr="007A066A">
        <w:rPr>
          <w:rFonts w:hAnsi="宋体" w:hint="eastAsia"/>
          <w:szCs w:val="21"/>
        </w:rPr>
        <w:t>结构</w:t>
      </w:r>
      <w:r w:rsidRPr="007A066A">
        <w:rPr>
          <w:rFonts w:hAnsi="宋体"/>
          <w:szCs w:val="21"/>
        </w:rPr>
        <w:t>。</w:t>
      </w:r>
    </w:p>
    <w:p w14:paraId="49AC2E00" w14:textId="77777777" w:rsidR="00047543" w:rsidRPr="00610592" w:rsidRDefault="006C2973" w:rsidP="007A066A">
      <w:pPr>
        <w:pStyle w:val="ad"/>
        <w:numPr>
          <w:ilvl w:val="0"/>
          <w:numId w:val="0"/>
        </w:numPr>
        <w:wordWrap/>
        <w:spacing w:line="360" w:lineRule="auto"/>
        <w:rPr>
          <w:sz w:val="24"/>
          <w:szCs w:val="24"/>
        </w:rPr>
      </w:pPr>
      <w:r w:rsidRPr="00610592">
        <w:rPr>
          <w:rFonts w:hint="eastAsia"/>
          <w:sz w:val="24"/>
          <w:szCs w:val="24"/>
        </w:rPr>
        <w:t xml:space="preserve">B.2 </w:t>
      </w:r>
      <w:r w:rsidR="00047543" w:rsidRPr="00610592">
        <w:rPr>
          <w:sz w:val="24"/>
          <w:szCs w:val="24"/>
        </w:rPr>
        <w:t>铸锻类</w:t>
      </w:r>
    </w:p>
    <w:p w14:paraId="6D6D92C2"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B.2.1 </w:t>
      </w:r>
      <w:r w:rsidR="00047543" w:rsidRPr="00610592">
        <w:rPr>
          <w:sz w:val="24"/>
          <w:szCs w:val="24"/>
        </w:rPr>
        <w:t>铸锻零件建模的总体原则</w:t>
      </w:r>
    </w:p>
    <w:p w14:paraId="1FA417BC"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lastRenderedPageBreak/>
        <w:t>锻件</w:t>
      </w:r>
      <w:r w:rsidRPr="007A066A">
        <w:rPr>
          <w:rFonts w:hAnsi="宋体" w:hint="eastAsia"/>
          <w:szCs w:val="21"/>
        </w:rPr>
        <w:t>一般</w:t>
      </w:r>
      <w:r w:rsidRPr="007A066A">
        <w:rPr>
          <w:rFonts w:hAnsi="宋体"/>
          <w:szCs w:val="21"/>
        </w:rPr>
        <w:t>包括自由锻件</w:t>
      </w:r>
      <w:r w:rsidRPr="007A066A">
        <w:rPr>
          <w:rFonts w:hAnsi="宋体" w:hint="eastAsia"/>
          <w:szCs w:val="21"/>
        </w:rPr>
        <w:t>和</w:t>
      </w:r>
      <w:r w:rsidRPr="007A066A">
        <w:rPr>
          <w:rFonts w:hAnsi="宋体"/>
          <w:szCs w:val="21"/>
        </w:rPr>
        <w:t>模锻件，铸件</w:t>
      </w:r>
      <w:r w:rsidRPr="007A066A">
        <w:rPr>
          <w:rFonts w:hAnsi="宋体" w:hint="eastAsia"/>
          <w:szCs w:val="21"/>
        </w:rPr>
        <w:t>一般</w:t>
      </w:r>
      <w:r w:rsidRPr="007A066A">
        <w:rPr>
          <w:rFonts w:hAnsi="宋体"/>
          <w:szCs w:val="21"/>
        </w:rPr>
        <w:t>包括砂型铸件和特种铸件。铸锻零件建模应符合以下总体原则：</w:t>
      </w:r>
    </w:p>
    <w:p w14:paraId="752F597E" w14:textId="77777777" w:rsidR="00047543" w:rsidRPr="007A066A" w:rsidRDefault="00047543" w:rsidP="007A066A">
      <w:pPr>
        <w:pStyle w:val="aff9"/>
        <w:numPr>
          <w:ilvl w:val="0"/>
          <w:numId w:val="38"/>
        </w:numPr>
        <w:tabs>
          <w:tab w:val="left" w:pos="7770"/>
        </w:tabs>
        <w:spacing w:line="360" w:lineRule="auto"/>
        <w:ind w:firstLineChars="0"/>
        <w:rPr>
          <w:rFonts w:hAnsi="宋体"/>
          <w:szCs w:val="21"/>
        </w:rPr>
      </w:pPr>
      <w:r w:rsidRPr="007A066A">
        <w:rPr>
          <w:rFonts w:hAnsi="宋体"/>
          <w:szCs w:val="21"/>
        </w:rPr>
        <w:t>采用铸造工艺成形的零件，应考虑流道、浇口、纤维方向、流动性等要素；</w:t>
      </w:r>
    </w:p>
    <w:p w14:paraId="34891A94" w14:textId="77777777" w:rsidR="00047543" w:rsidRPr="007A066A" w:rsidRDefault="00047543" w:rsidP="007A066A">
      <w:pPr>
        <w:pStyle w:val="aff9"/>
        <w:numPr>
          <w:ilvl w:val="0"/>
          <w:numId w:val="38"/>
        </w:numPr>
        <w:tabs>
          <w:tab w:val="left" w:pos="7770"/>
        </w:tabs>
        <w:spacing w:line="360" w:lineRule="auto"/>
        <w:ind w:firstLineChars="0"/>
        <w:rPr>
          <w:rFonts w:hAnsi="宋体"/>
          <w:szCs w:val="21"/>
        </w:rPr>
      </w:pPr>
      <w:r w:rsidRPr="007A066A">
        <w:rPr>
          <w:rFonts w:hAnsi="宋体"/>
          <w:szCs w:val="21"/>
        </w:rPr>
        <w:t>采用锻造工艺成形的零件，应考虑纤维方向、流动性、应力集中等要素；</w:t>
      </w:r>
    </w:p>
    <w:p w14:paraId="0ACD7783" w14:textId="77777777" w:rsidR="00047543" w:rsidRPr="007A066A" w:rsidRDefault="00047543" w:rsidP="007A066A">
      <w:pPr>
        <w:pStyle w:val="aff9"/>
        <w:numPr>
          <w:ilvl w:val="0"/>
          <w:numId w:val="38"/>
        </w:numPr>
        <w:tabs>
          <w:tab w:val="left" w:pos="7770"/>
        </w:tabs>
        <w:spacing w:line="360" w:lineRule="auto"/>
        <w:ind w:firstLineChars="0"/>
        <w:rPr>
          <w:rFonts w:hAnsi="宋体"/>
          <w:szCs w:val="21"/>
        </w:rPr>
      </w:pPr>
      <w:r w:rsidRPr="007A066A">
        <w:rPr>
          <w:rFonts w:hAnsi="宋体"/>
          <w:szCs w:val="21"/>
        </w:rPr>
        <w:t>铸锻成形的零件建模时应考虑材料的收缩率。</w:t>
      </w:r>
    </w:p>
    <w:p w14:paraId="076E849B"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B.2.2 </w:t>
      </w:r>
      <w:r w:rsidR="00047543" w:rsidRPr="00610592">
        <w:rPr>
          <w:sz w:val="24"/>
          <w:szCs w:val="24"/>
        </w:rPr>
        <w:t>铸锻零件建模的总体要求</w:t>
      </w:r>
    </w:p>
    <w:p w14:paraId="35E1E1A3"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铸锻零件建模时应满足以下总体要求：</w:t>
      </w:r>
    </w:p>
    <w:p w14:paraId="3599EDF3" w14:textId="77777777" w:rsidR="00047543" w:rsidRPr="007A066A" w:rsidRDefault="00047543" w:rsidP="007A066A">
      <w:pPr>
        <w:pStyle w:val="aff9"/>
        <w:numPr>
          <w:ilvl w:val="0"/>
          <w:numId w:val="28"/>
        </w:numPr>
        <w:tabs>
          <w:tab w:val="left" w:pos="7770"/>
        </w:tabs>
        <w:spacing w:line="360" w:lineRule="auto"/>
        <w:ind w:firstLineChars="0"/>
        <w:rPr>
          <w:rFonts w:hAnsi="宋体"/>
          <w:szCs w:val="21"/>
        </w:rPr>
      </w:pPr>
      <w:r w:rsidRPr="007A066A">
        <w:rPr>
          <w:rFonts w:hAnsi="宋体"/>
          <w:szCs w:val="21"/>
        </w:rPr>
        <w:t>模锻件建模时可采用注释给出零件的纤维方向信息；</w:t>
      </w:r>
    </w:p>
    <w:p w14:paraId="6D4A64E8" w14:textId="77777777" w:rsidR="00047543" w:rsidRPr="007A066A" w:rsidRDefault="00047543" w:rsidP="007A066A">
      <w:pPr>
        <w:pStyle w:val="aff9"/>
        <w:numPr>
          <w:ilvl w:val="0"/>
          <w:numId w:val="28"/>
        </w:numPr>
        <w:tabs>
          <w:tab w:val="left" w:pos="7770"/>
        </w:tabs>
        <w:spacing w:line="360" w:lineRule="auto"/>
        <w:ind w:firstLineChars="0"/>
        <w:rPr>
          <w:rFonts w:hAnsi="宋体"/>
          <w:szCs w:val="21"/>
        </w:rPr>
      </w:pPr>
      <w:r w:rsidRPr="007A066A">
        <w:rPr>
          <w:rFonts w:hAnsi="宋体"/>
          <w:szCs w:val="21"/>
        </w:rPr>
        <w:t>铸锻零件模型上的起模特征</w:t>
      </w:r>
      <w:r w:rsidRPr="007A066A">
        <w:rPr>
          <w:rFonts w:hAnsi="宋体" w:hint="eastAsia"/>
          <w:szCs w:val="21"/>
        </w:rPr>
        <w:t>一般应建出</w:t>
      </w:r>
      <w:r w:rsidRPr="007A066A">
        <w:rPr>
          <w:rFonts w:hAnsi="宋体"/>
          <w:szCs w:val="21"/>
        </w:rPr>
        <w:t>；</w:t>
      </w:r>
    </w:p>
    <w:p w14:paraId="5A0E0C1E" w14:textId="77777777" w:rsidR="00047543" w:rsidRPr="007A066A" w:rsidRDefault="00047543" w:rsidP="007A066A">
      <w:pPr>
        <w:pStyle w:val="aff9"/>
        <w:numPr>
          <w:ilvl w:val="0"/>
          <w:numId w:val="28"/>
        </w:numPr>
        <w:tabs>
          <w:tab w:val="left" w:pos="7770"/>
        </w:tabs>
        <w:spacing w:line="360" w:lineRule="auto"/>
        <w:ind w:firstLineChars="0"/>
        <w:rPr>
          <w:rFonts w:hAnsi="宋体"/>
          <w:szCs w:val="21"/>
        </w:rPr>
      </w:pPr>
      <w:r w:rsidRPr="007A066A">
        <w:rPr>
          <w:rFonts w:hAnsi="宋体"/>
          <w:szCs w:val="21"/>
        </w:rPr>
        <w:t>铸锻零件模型上的圆角特征通常应</w:t>
      </w:r>
      <w:r w:rsidRPr="007A066A">
        <w:rPr>
          <w:rFonts w:hAnsi="宋体" w:hint="eastAsia"/>
          <w:szCs w:val="21"/>
        </w:rPr>
        <w:t>建出</w:t>
      </w:r>
      <w:r w:rsidRPr="007A066A">
        <w:rPr>
          <w:rFonts w:hAnsi="宋体"/>
          <w:szCs w:val="21"/>
        </w:rPr>
        <w:t>，如</w:t>
      </w:r>
      <w:r w:rsidRPr="007A066A">
        <w:rPr>
          <w:rFonts w:hAnsi="宋体" w:hint="eastAsia"/>
          <w:szCs w:val="21"/>
        </w:rPr>
        <w:t>确实需要</w:t>
      </w:r>
      <w:r w:rsidRPr="007A066A">
        <w:rPr>
          <w:rFonts w:hAnsi="宋体"/>
          <w:szCs w:val="21"/>
        </w:rPr>
        <w:t>简化，应在注释中给</w:t>
      </w:r>
      <w:r w:rsidRPr="007A066A">
        <w:rPr>
          <w:rFonts w:hAnsi="宋体" w:hint="eastAsia"/>
          <w:szCs w:val="21"/>
        </w:rPr>
        <w:t>出</w:t>
      </w:r>
      <w:r w:rsidRPr="007A066A">
        <w:rPr>
          <w:rFonts w:hAnsi="宋体"/>
          <w:szCs w:val="21"/>
        </w:rPr>
        <w:t>说明；</w:t>
      </w:r>
    </w:p>
    <w:p w14:paraId="67F3D435" w14:textId="77777777" w:rsidR="00047543" w:rsidRPr="007A066A" w:rsidRDefault="00047543" w:rsidP="007A066A">
      <w:pPr>
        <w:pStyle w:val="aff9"/>
        <w:numPr>
          <w:ilvl w:val="0"/>
          <w:numId w:val="28"/>
        </w:numPr>
        <w:tabs>
          <w:tab w:val="left" w:pos="7770"/>
        </w:tabs>
        <w:spacing w:line="360" w:lineRule="auto"/>
        <w:ind w:firstLineChars="0"/>
        <w:rPr>
          <w:rFonts w:hAnsi="宋体"/>
          <w:szCs w:val="21"/>
        </w:rPr>
      </w:pPr>
      <w:r w:rsidRPr="007A066A">
        <w:rPr>
          <w:rFonts w:hAnsi="宋体"/>
          <w:szCs w:val="21"/>
        </w:rPr>
        <w:t>铸锻零件中的机加特征应符合机加零件的建模要求。</w:t>
      </w:r>
    </w:p>
    <w:p w14:paraId="1020D205" w14:textId="77777777" w:rsidR="00047543" w:rsidRPr="00610592" w:rsidRDefault="006C2973" w:rsidP="007A066A">
      <w:pPr>
        <w:pStyle w:val="ad"/>
        <w:numPr>
          <w:ilvl w:val="0"/>
          <w:numId w:val="0"/>
        </w:numPr>
        <w:wordWrap/>
        <w:spacing w:line="360" w:lineRule="auto"/>
        <w:rPr>
          <w:sz w:val="24"/>
          <w:szCs w:val="24"/>
        </w:rPr>
      </w:pPr>
      <w:r w:rsidRPr="00610592">
        <w:rPr>
          <w:rFonts w:hint="eastAsia"/>
          <w:sz w:val="24"/>
          <w:szCs w:val="24"/>
        </w:rPr>
        <w:t xml:space="preserve">B.3 </w:t>
      </w:r>
      <w:proofErr w:type="gramStart"/>
      <w:r w:rsidR="00047543" w:rsidRPr="00610592">
        <w:rPr>
          <w:sz w:val="24"/>
          <w:szCs w:val="24"/>
        </w:rPr>
        <w:t>钣</w:t>
      </w:r>
      <w:proofErr w:type="gramEnd"/>
      <w:r w:rsidR="00047543" w:rsidRPr="00610592">
        <w:rPr>
          <w:sz w:val="24"/>
          <w:szCs w:val="24"/>
        </w:rPr>
        <w:t>金类</w:t>
      </w:r>
    </w:p>
    <w:p w14:paraId="5625B859"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B.3.1 </w:t>
      </w:r>
      <w:proofErr w:type="gramStart"/>
      <w:r w:rsidR="00047543" w:rsidRPr="00610592">
        <w:rPr>
          <w:sz w:val="24"/>
          <w:szCs w:val="24"/>
        </w:rPr>
        <w:t>钣</w:t>
      </w:r>
      <w:proofErr w:type="gramEnd"/>
      <w:r w:rsidR="00047543" w:rsidRPr="00610592">
        <w:rPr>
          <w:sz w:val="24"/>
          <w:szCs w:val="24"/>
        </w:rPr>
        <w:t>金零件建模的总体要求</w:t>
      </w:r>
    </w:p>
    <w:p w14:paraId="001E0075"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可展开的钣金零件模型至少应包含以下内容：</w:t>
      </w:r>
    </w:p>
    <w:p w14:paraId="1A043EFB"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准确的折弯系数表；</w:t>
      </w:r>
    </w:p>
    <w:p w14:paraId="2FF0D8AF"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成形曲面；</w:t>
      </w:r>
    </w:p>
    <w:p w14:paraId="45B58DF1"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以成形曲面上直线和曲线定义的零件边界；</w:t>
      </w:r>
    </w:p>
    <w:p w14:paraId="611336D5"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弯折线和下陷线；</w:t>
      </w:r>
    </w:p>
    <w:p w14:paraId="392B72E1"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紧固件的安装孔位；</w:t>
      </w:r>
    </w:p>
    <w:p w14:paraId="52E2F1FC" w14:textId="77777777" w:rsidR="00047543" w:rsidRPr="007A066A" w:rsidRDefault="00047543" w:rsidP="007A066A">
      <w:pPr>
        <w:pStyle w:val="aff9"/>
        <w:numPr>
          <w:ilvl w:val="0"/>
          <w:numId w:val="29"/>
        </w:numPr>
        <w:tabs>
          <w:tab w:val="left" w:pos="7770"/>
        </w:tabs>
        <w:spacing w:line="360" w:lineRule="auto"/>
        <w:ind w:firstLineChars="0"/>
        <w:rPr>
          <w:rFonts w:hAnsi="宋体"/>
          <w:szCs w:val="21"/>
        </w:rPr>
      </w:pPr>
      <w:r w:rsidRPr="007A066A">
        <w:rPr>
          <w:rFonts w:hAnsi="宋体"/>
          <w:szCs w:val="21"/>
        </w:rPr>
        <w:t>零件厚度、弯曲半径等</w:t>
      </w:r>
      <w:r w:rsidRPr="007A066A">
        <w:rPr>
          <w:rFonts w:hAnsi="宋体" w:hint="eastAsia"/>
          <w:szCs w:val="21"/>
        </w:rPr>
        <w:t>信息</w:t>
      </w:r>
      <w:r w:rsidRPr="007A066A">
        <w:rPr>
          <w:rFonts w:hAnsi="宋体"/>
          <w:szCs w:val="21"/>
        </w:rPr>
        <w:t>。</w:t>
      </w:r>
    </w:p>
    <w:p w14:paraId="676A3EFD"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B.3.2 </w:t>
      </w:r>
      <w:proofErr w:type="gramStart"/>
      <w:r w:rsidR="00047543" w:rsidRPr="00610592">
        <w:rPr>
          <w:sz w:val="24"/>
          <w:szCs w:val="24"/>
        </w:rPr>
        <w:t>钣</w:t>
      </w:r>
      <w:proofErr w:type="gramEnd"/>
      <w:r w:rsidR="00047543" w:rsidRPr="00610592">
        <w:rPr>
          <w:sz w:val="24"/>
          <w:szCs w:val="24"/>
        </w:rPr>
        <w:t>金零件建模的基本流程</w:t>
      </w:r>
    </w:p>
    <w:p w14:paraId="71FF6612"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钣金零件建模的基本流程如下：</w:t>
      </w:r>
    </w:p>
    <w:p w14:paraId="6DFBAB89" w14:textId="77777777" w:rsidR="00047543" w:rsidRPr="007A066A" w:rsidRDefault="00047543" w:rsidP="007A066A">
      <w:pPr>
        <w:pStyle w:val="aff9"/>
        <w:numPr>
          <w:ilvl w:val="0"/>
          <w:numId w:val="30"/>
        </w:numPr>
        <w:tabs>
          <w:tab w:val="left" w:pos="7770"/>
        </w:tabs>
        <w:spacing w:line="360" w:lineRule="auto"/>
        <w:ind w:firstLineChars="0"/>
        <w:rPr>
          <w:rFonts w:hAnsi="宋体"/>
          <w:szCs w:val="21"/>
        </w:rPr>
      </w:pPr>
      <w:r w:rsidRPr="007A066A">
        <w:rPr>
          <w:rFonts w:hAnsi="宋体"/>
          <w:szCs w:val="21"/>
        </w:rPr>
        <w:t>设置环境参数；</w:t>
      </w:r>
    </w:p>
    <w:p w14:paraId="6AF08F4B" w14:textId="77777777" w:rsidR="00047543" w:rsidRPr="007A066A" w:rsidRDefault="00047543" w:rsidP="007A066A">
      <w:pPr>
        <w:pStyle w:val="aff9"/>
        <w:numPr>
          <w:ilvl w:val="0"/>
          <w:numId w:val="30"/>
        </w:numPr>
        <w:tabs>
          <w:tab w:val="left" w:pos="7770"/>
        </w:tabs>
        <w:spacing w:line="360" w:lineRule="auto"/>
        <w:ind w:firstLineChars="0"/>
        <w:rPr>
          <w:rFonts w:hAnsi="宋体"/>
          <w:szCs w:val="21"/>
        </w:rPr>
      </w:pPr>
      <w:r w:rsidRPr="007A066A">
        <w:rPr>
          <w:rFonts w:hAnsi="宋体"/>
          <w:szCs w:val="21"/>
        </w:rPr>
        <w:t>选取或创建坐标系、基本目标点、基准线、基准面；</w:t>
      </w:r>
    </w:p>
    <w:p w14:paraId="29B61913" w14:textId="77777777" w:rsidR="00047543" w:rsidRPr="007A066A" w:rsidRDefault="00047543" w:rsidP="007A066A">
      <w:pPr>
        <w:pStyle w:val="aff9"/>
        <w:numPr>
          <w:ilvl w:val="0"/>
          <w:numId w:val="30"/>
        </w:numPr>
        <w:tabs>
          <w:tab w:val="left" w:pos="7770"/>
        </w:tabs>
        <w:spacing w:line="360" w:lineRule="auto"/>
        <w:ind w:firstLineChars="0"/>
        <w:rPr>
          <w:rFonts w:hAnsi="宋体"/>
          <w:szCs w:val="21"/>
        </w:rPr>
      </w:pPr>
      <w:r w:rsidRPr="007A066A">
        <w:rPr>
          <w:rFonts w:hAnsi="宋体"/>
          <w:szCs w:val="21"/>
        </w:rPr>
        <w:t>构造零件特征轮廓线；</w:t>
      </w:r>
    </w:p>
    <w:p w14:paraId="49ECA5E0" w14:textId="77777777" w:rsidR="00047543" w:rsidRPr="007A066A" w:rsidRDefault="00047543" w:rsidP="00427F8A">
      <w:pPr>
        <w:pStyle w:val="aff9"/>
        <w:numPr>
          <w:ilvl w:val="0"/>
          <w:numId w:val="30"/>
        </w:numPr>
        <w:tabs>
          <w:tab w:val="left" w:pos="7770"/>
        </w:tabs>
        <w:spacing w:line="360" w:lineRule="auto"/>
        <w:ind w:left="714" w:firstLineChars="0" w:hanging="357"/>
        <w:rPr>
          <w:rFonts w:hAnsi="宋体"/>
          <w:szCs w:val="21"/>
        </w:rPr>
      </w:pPr>
      <w:r w:rsidRPr="007A066A">
        <w:rPr>
          <w:rFonts w:hAnsi="宋体"/>
          <w:szCs w:val="21"/>
        </w:rPr>
        <w:t>几何特征设计，生成三维模型；</w:t>
      </w:r>
    </w:p>
    <w:p w14:paraId="16A45027" w14:textId="77777777" w:rsidR="004F659C" w:rsidRPr="00D046C3" w:rsidRDefault="00047543" w:rsidP="00427F8A">
      <w:pPr>
        <w:pStyle w:val="aff9"/>
        <w:numPr>
          <w:ilvl w:val="0"/>
          <w:numId w:val="30"/>
        </w:numPr>
        <w:tabs>
          <w:tab w:val="left" w:pos="7770"/>
        </w:tabs>
        <w:spacing w:line="360" w:lineRule="auto"/>
        <w:ind w:left="714" w:firstLineChars="0" w:hanging="357"/>
        <w:rPr>
          <w:rFonts w:ascii="Times New Roman" w:hint="eastAsia"/>
        </w:rPr>
      </w:pPr>
      <w:r w:rsidRPr="007A066A">
        <w:rPr>
          <w:rFonts w:hAnsi="宋体"/>
          <w:szCs w:val="21"/>
        </w:rPr>
        <w:t>模型检查</w:t>
      </w:r>
      <w:r w:rsidRPr="007A066A">
        <w:rPr>
          <w:rFonts w:hAnsi="宋体" w:hint="eastAsia"/>
          <w:szCs w:val="21"/>
        </w:rPr>
        <w:t>与修改</w:t>
      </w:r>
      <w:r w:rsidR="00D046C3">
        <w:rPr>
          <w:rFonts w:hAnsi="宋体" w:hint="eastAsia"/>
          <w:szCs w:val="21"/>
        </w:rPr>
        <w:t>；</w:t>
      </w:r>
    </w:p>
    <w:p w14:paraId="38A3B079" w14:textId="77777777" w:rsidR="00D046C3" w:rsidRPr="00894F7E" w:rsidRDefault="00D046C3" w:rsidP="00427F8A">
      <w:pPr>
        <w:pStyle w:val="aff9"/>
        <w:numPr>
          <w:ilvl w:val="0"/>
          <w:numId w:val="30"/>
        </w:numPr>
        <w:tabs>
          <w:tab w:val="left" w:pos="7770"/>
        </w:tabs>
        <w:spacing w:line="360" w:lineRule="auto"/>
        <w:ind w:left="714" w:firstLineChars="0" w:hanging="357"/>
        <w:rPr>
          <w:rFonts w:ascii="Times New Roman"/>
        </w:rPr>
      </w:pPr>
      <w:r w:rsidRPr="00894F7E">
        <w:rPr>
          <w:rFonts w:ascii="Times New Roman" w:hint="eastAsia"/>
        </w:rPr>
        <w:t>（必要时）展开。</w:t>
      </w:r>
    </w:p>
    <w:p w14:paraId="7AB5F6A8" w14:textId="77777777" w:rsidR="00047543" w:rsidRPr="00610592" w:rsidRDefault="006C2973" w:rsidP="007A066A">
      <w:pPr>
        <w:pStyle w:val="ad"/>
        <w:numPr>
          <w:ilvl w:val="0"/>
          <w:numId w:val="0"/>
        </w:numPr>
        <w:wordWrap/>
        <w:spacing w:line="360" w:lineRule="auto"/>
        <w:rPr>
          <w:sz w:val="24"/>
          <w:szCs w:val="24"/>
        </w:rPr>
      </w:pPr>
      <w:r w:rsidRPr="00610592">
        <w:rPr>
          <w:rFonts w:hint="eastAsia"/>
          <w:sz w:val="24"/>
          <w:szCs w:val="24"/>
        </w:rPr>
        <w:t xml:space="preserve">B.4 </w:t>
      </w:r>
      <w:r w:rsidR="00047543" w:rsidRPr="00610592">
        <w:rPr>
          <w:sz w:val="24"/>
          <w:szCs w:val="24"/>
        </w:rPr>
        <w:t>管路类</w:t>
      </w:r>
    </w:p>
    <w:p w14:paraId="31C49008"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lastRenderedPageBreak/>
        <w:t xml:space="preserve">B.4.1 </w:t>
      </w:r>
      <w:r w:rsidR="00047543" w:rsidRPr="00610592">
        <w:rPr>
          <w:sz w:val="24"/>
          <w:szCs w:val="24"/>
        </w:rPr>
        <w:t>选择管路零件的材料</w:t>
      </w:r>
    </w:p>
    <w:p w14:paraId="5CD64644"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管路零件材料</w:t>
      </w:r>
      <w:r w:rsidRPr="007A066A">
        <w:rPr>
          <w:rFonts w:hAnsi="宋体" w:hint="eastAsia"/>
          <w:szCs w:val="21"/>
        </w:rPr>
        <w:t>的</w:t>
      </w:r>
      <w:r w:rsidRPr="007A066A">
        <w:rPr>
          <w:rFonts w:hAnsi="宋体"/>
          <w:szCs w:val="21"/>
        </w:rPr>
        <w:t>确定，</w:t>
      </w:r>
      <w:r w:rsidRPr="007A066A">
        <w:rPr>
          <w:rFonts w:hAnsi="宋体" w:hint="eastAsia"/>
          <w:szCs w:val="21"/>
        </w:rPr>
        <w:t>一方面应根据</w:t>
      </w:r>
      <w:r w:rsidRPr="007A066A">
        <w:rPr>
          <w:rFonts w:hAnsi="宋体"/>
          <w:szCs w:val="21"/>
        </w:rPr>
        <w:t>系统的工作压力和工作温度范围，</w:t>
      </w:r>
      <w:r w:rsidRPr="007A066A">
        <w:rPr>
          <w:rFonts w:hAnsi="宋体" w:hint="eastAsia"/>
          <w:szCs w:val="21"/>
        </w:rPr>
        <w:t>另一方面应</w:t>
      </w:r>
      <w:r w:rsidRPr="007A066A">
        <w:rPr>
          <w:rFonts w:hAnsi="宋体"/>
          <w:szCs w:val="21"/>
        </w:rPr>
        <w:t>考虑导管中介质</w:t>
      </w:r>
      <w:r w:rsidRPr="007A066A">
        <w:rPr>
          <w:rFonts w:hAnsi="宋体" w:hint="eastAsia"/>
          <w:szCs w:val="21"/>
        </w:rPr>
        <w:t>的特性</w:t>
      </w:r>
      <w:r w:rsidRPr="007A066A">
        <w:rPr>
          <w:rFonts w:hAnsi="宋体"/>
          <w:szCs w:val="21"/>
        </w:rPr>
        <w:t>，</w:t>
      </w:r>
      <w:r w:rsidRPr="007A066A">
        <w:rPr>
          <w:rFonts w:hAnsi="宋体" w:hint="eastAsia"/>
          <w:szCs w:val="21"/>
        </w:rPr>
        <w:t>以及</w:t>
      </w:r>
      <w:r w:rsidRPr="007A066A">
        <w:rPr>
          <w:rFonts w:hAnsi="宋体"/>
          <w:szCs w:val="21"/>
        </w:rPr>
        <w:t>满足耐油性和</w:t>
      </w:r>
      <w:r w:rsidRPr="007A066A">
        <w:rPr>
          <w:rFonts w:hAnsi="宋体" w:hint="eastAsia"/>
          <w:szCs w:val="21"/>
        </w:rPr>
        <w:t>耐</w:t>
      </w:r>
      <w:r w:rsidRPr="007A066A">
        <w:rPr>
          <w:rFonts w:hAnsi="宋体"/>
          <w:szCs w:val="21"/>
        </w:rPr>
        <w:t>腐蚀性的要求。</w:t>
      </w:r>
    </w:p>
    <w:p w14:paraId="235283DC"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B.4.2 </w:t>
      </w:r>
      <w:r w:rsidR="00047543" w:rsidRPr="00610592">
        <w:rPr>
          <w:sz w:val="24"/>
          <w:szCs w:val="24"/>
        </w:rPr>
        <w:t>管路零件建模总体原则</w:t>
      </w:r>
    </w:p>
    <w:p w14:paraId="2F994AA4"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管路零件建模一般应遵循下列原则：</w:t>
      </w:r>
    </w:p>
    <w:p w14:paraId="26D14681" w14:textId="77777777" w:rsidR="00047543" w:rsidRPr="007A066A" w:rsidRDefault="00047543" w:rsidP="007A066A">
      <w:pPr>
        <w:pStyle w:val="aff9"/>
        <w:numPr>
          <w:ilvl w:val="0"/>
          <w:numId w:val="39"/>
        </w:numPr>
        <w:tabs>
          <w:tab w:val="left" w:pos="7770"/>
        </w:tabs>
        <w:spacing w:line="360" w:lineRule="auto"/>
        <w:ind w:firstLineChars="0"/>
        <w:rPr>
          <w:rFonts w:hAnsi="宋体"/>
          <w:szCs w:val="21"/>
        </w:rPr>
      </w:pPr>
      <w:r w:rsidRPr="007A066A">
        <w:rPr>
          <w:rFonts w:hAnsi="宋体"/>
          <w:szCs w:val="21"/>
        </w:rPr>
        <w:t>确定合理的直径保证油泵、</w:t>
      </w:r>
      <w:r w:rsidRPr="007A066A">
        <w:rPr>
          <w:rFonts w:hAnsi="宋体" w:hint="eastAsia"/>
          <w:szCs w:val="21"/>
        </w:rPr>
        <w:t>风缸</w:t>
      </w:r>
      <w:r w:rsidRPr="007A066A">
        <w:rPr>
          <w:rFonts w:hAnsi="宋体"/>
          <w:szCs w:val="21"/>
        </w:rPr>
        <w:t>等附件所需的流量和压力要求；</w:t>
      </w:r>
    </w:p>
    <w:p w14:paraId="458A7CEF" w14:textId="77777777" w:rsidR="00047543" w:rsidRPr="007A066A" w:rsidRDefault="00047543" w:rsidP="007A066A">
      <w:pPr>
        <w:pStyle w:val="aff9"/>
        <w:numPr>
          <w:ilvl w:val="0"/>
          <w:numId w:val="39"/>
        </w:numPr>
        <w:tabs>
          <w:tab w:val="left" w:pos="7770"/>
        </w:tabs>
        <w:spacing w:line="360" w:lineRule="auto"/>
        <w:ind w:firstLineChars="0"/>
        <w:rPr>
          <w:rFonts w:hAnsi="宋体"/>
          <w:szCs w:val="21"/>
        </w:rPr>
      </w:pPr>
      <w:r w:rsidRPr="007A066A">
        <w:rPr>
          <w:rFonts w:hAnsi="宋体"/>
          <w:szCs w:val="21"/>
        </w:rPr>
        <w:t>根据系统设计要求，选择适当的导管连接形式，保证管路组件具有良好的密封性、抗震性和耐疲劳性；</w:t>
      </w:r>
    </w:p>
    <w:p w14:paraId="6CE7ADE5" w14:textId="77777777" w:rsidR="00047543" w:rsidRPr="007A066A" w:rsidRDefault="00047543" w:rsidP="007A066A">
      <w:pPr>
        <w:pStyle w:val="aff9"/>
        <w:numPr>
          <w:ilvl w:val="0"/>
          <w:numId w:val="39"/>
        </w:numPr>
        <w:tabs>
          <w:tab w:val="left" w:pos="7770"/>
        </w:tabs>
        <w:spacing w:line="360" w:lineRule="auto"/>
        <w:ind w:firstLineChars="0"/>
        <w:rPr>
          <w:rFonts w:hAnsi="宋体"/>
          <w:szCs w:val="21"/>
        </w:rPr>
      </w:pPr>
      <w:r w:rsidRPr="007A066A">
        <w:rPr>
          <w:rFonts w:hAnsi="宋体"/>
          <w:szCs w:val="21"/>
        </w:rPr>
        <w:t>在满足导管安装协调的情况下，</w:t>
      </w:r>
      <w:r w:rsidR="00212066" w:rsidRPr="007A066A">
        <w:rPr>
          <w:rFonts w:hAnsi="宋体" w:hint="eastAsia"/>
          <w:szCs w:val="21"/>
        </w:rPr>
        <w:t>同一</w:t>
      </w:r>
      <w:r w:rsidRPr="007A066A">
        <w:rPr>
          <w:rFonts w:hAnsi="宋体"/>
          <w:szCs w:val="21"/>
        </w:rPr>
        <w:t>导管</w:t>
      </w:r>
      <w:r w:rsidR="00212066" w:rsidRPr="007A066A">
        <w:rPr>
          <w:rFonts w:hAnsi="宋体" w:hint="eastAsia"/>
          <w:szCs w:val="21"/>
        </w:rPr>
        <w:t>宜</w:t>
      </w:r>
      <w:r w:rsidRPr="007A066A">
        <w:rPr>
          <w:rFonts w:hAnsi="宋体"/>
          <w:szCs w:val="21"/>
        </w:rPr>
        <w:t>采用</w:t>
      </w:r>
      <w:r w:rsidRPr="007A066A">
        <w:rPr>
          <w:rFonts w:hAnsi="宋体" w:hint="eastAsia"/>
          <w:szCs w:val="21"/>
        </w:rPr>
        <w:t>相同</w:t>
      </w:r>
      <w:r w:rsidRPr="007A066A">
        <w:rPr>
          <w:rFonts w:hAnsi="宋体"/>
          <w:szCs w:val="21"/>
        </w:rPr>
        <w:t>弯曲半径值，以简化制造工艺；</w:t>
      </w:r>
    </w:p>
    <w:p w14:paraId="0F071890" w14:textId="77777777" w:rsidR="00047543" w:rsidRPr="007A066A" w:rsidRDefault="00047543" w:rsidP="007A066A">
      <w:pPr>
        <w:pStyle w:val="aff9"/>
        <w:numPr>
          <w:ilvl w:val="0"/>
          <w:numId w:val="39"/>
        </w:numPr>
        <w:tabs>
          <w:tab w:val="left" w:pos="7770"/>
        </w:tabs>
        <w:spacing w:line="360" w:lineRule="auto"/>
        <w:ind w:firstLineChars="0"/>
        <w:rPr>
          <w:rFonts w:hAnsi="宋体"/>
          <w:szCs w:val="21"/>
        </w:rPr>
      </w:pPr>
      <w:r w:rsidRPr="007A066A">
        <w:rPr>
          <w:rFonts w:hAnsi="宋体"/>
          <w:szCs w:val="21"/>
        </w:rPr>
        <w:t>管路敷设的层次应考虑安全性和维修性，走向避免迂回曲折，减少复杂形状，减小流体阻力；</w:t>
      </w:r>
    </w:p>
    <w:p w14:paraId="1E461538" w14:textId="77777777" w:rsidR="00047543" w:rsidRPr="007A066A" w:rsidRDefault="00047543" w:rsidP="007A066A">
      <w:pPr>
        <w:pStyle w:val="aff9"/>
        <w:numPr>
          <w:ilvl w:val="0"/>
          <w:numId w:val="39"/>
        </w:numPr>
        <w:tabs>
          <w:tab w:val="left" w:pos="7770"/>
        </w:tabs>
        <w:spacing w:line="360" w:lineRule="auto"/>
        <w:ind w:firstLineChars="0"/>
        <w:rPr>
          <w:rFonts w:hAnsi="宋体"/>
          <w:szCs w:val="21"/>
        </w:rPr>
      </w:pPr>
      <w:r w:rsidRPr="007A066A">
        <w:rPr>
          <w:rFonts w:hAnsi="宋体"/>
          <w:szCs w:val="21"/>
        </w:rPr>
        <w:t>导管的支承、固定应合理而可靠。</w:t>
      </w:r>
    </w:p>
    <w:p w14:paraId="01A8D512"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 xml:space="preserve">B.4.3 </w:t>
      </w:r>
      <w:r w:rsidR="00047543" w:rsidRPr="00610592">
        <w:rPr>
          <w:sz w:val="24"/>
          <w:szCs w:val="24"/>
        </w:rPr>
        <w:t>管路零件建模基本流程</w:t>
      </w:r>
    </w:p>
    <w:p w14:paraId="4502D134" w14:textId="77777777" w:rsidR="00047543" w:rsidRPr="007A066A" w:rsidRDefault="00047543" w:rsidP="007A066A">
      <w:pPr>
        <w:pStyle w:val="aff9"/>
        <w:numPr>
          <w:ilvl w:val="0"/>
          <w:numId w:val="40"/>
        </w:numPr>
        <w:tabs>
          <w:tab w:val="left" w:pos="7770"/>
        </w:tabs>
        <w:spacing w:line="360" w:lineRule="auto"/>
        <w:ind w:firstLineChars="0"/>
        <w:rPr>
          <w:rFonts w:hAnsi="宋体"/>
          <w:szCs w:val="21"/>
        </w:rPr>
      </w:pPr>
      <w:r w:rsidRPr="007A066A">
        <w:rPr>
          <w:rFonts w:hAnsi="宋体"/>
          <w:szCs w:val="21"/>
        </w:rPr>
        <w:t>管路参数的设定；</w:t>
      </w:r>
    </w:p>
    <w:p w14:paraId="1820A48A" w14:textId="77777777" w:rsidR="00047543" w:rsidRPr="007A066A" w:rsidRDefault="00047543" w:rsidP="007A066A">
      <w:pPr>
        <w:pStyle w:val="aff9"/>
        <w:numPr>
          <w:ilvl w:val="0"/>
          <w:numId w:val="40"/>
        </w:numPr>
        <w:tabs>
          <w:tab w:val="left" w:pos="7770"/>
        </w:tabs>
        <w:spacing w:line="360" w:lineRule="auto"/>
        <w:ind w:firstLineChars="0"/>
        <w:rPr>
          <w:rFonts w:hAnsi="宋体"/>
          <w:szCs w:val="21"/>
        </w:rPr>
      </w:pPr>
      <w:r w:rsidRPr="007A066A">
        <w:rPr>
          <w:rFonts w:hAnsi="宋体"/>
          <w:szCs w:val="21"/>
        </w:rPr>
        <w:t>管线的设计；</w:t>
      </w:r>
    </w:p>
    <w:p w14:paraId="37550F9C" w14:textId="77777777" w:rsidR="00047543" w:rsidRPr="007A066A" w:rsidRDefault="00047543" w:rsidP="007A066A">
      <w:pPr>
        <w:pStyle w:val="aff9"/>
        <w:numPr>
          <w:ilvl w:val="0"/>
          <w:numId w:val="40"/>
        </w:numPr>
        <w:tabs>
          <w:tab w:val="left" w:pos="7770"/>
        </w:tabs>
        <w:spacing w:line="360" w:lineRule="auto"/>
        <w:ind w:firstLineChars="0"/>
        <w:rPr>
          <w:rFonts w:hAnsi="宋体"/>
          <w:szCs w:val="21"/>
        </w:rPr>
      </w:pPr>
      <w:r w:rsidRPr="007A066A">
        <w:rPr>
          <w:rFonts w:hAnsi="宋体"/>
          <w:szCs w:val="21"/>
        </w:rPr>
        <w:t>管线的修改；</w:t>
      </w:r>
    </w:p>
    <w:p w14:paraId="5544A677" w14:textId="77777777" w:rsidR="00047543" w:rsidRPr="007A066A" w:rsidRDefault="00047543" w:rsidP="007A066A">
      <w:pPr>
        <w:pStyle w:val="aff9"/>
        <w:numPr>
          <w:ilvl w:val="0"/>
          <w:numId w:val="40"/>
        </w:numPr>
        <w:tabs>
          <w:tab w:val="left" w:pos="7770"/>
        </w:tabs>
        <w:spacing w:line="360" w:lineRule="auto"/>
        <w:ind w:firstLineChars="0"/>
        <w:rPr>
          <w:rFonts w:hAnsi="宋体"/>
          <w:szCs w:val="21"/>
        </w:rPr>
      </w:pPr>
      <w:r w:rsidRPr="007A066A">
        <w:rPr>
          <w:rFonts w:hAnsi="宋体"/>
          <w:szCs w:val="21"/>
        </w:rPr>
        <w:t>管路构建；</w:t>
      </w:r>
    </w:p>
    <w:p w14:paraId="45B3186B" w14:textId="77777777" w:rsidR="00047543" w:rsidRPr="007A066A" w:rsidRDefault="00047543" w:rsidP="007A066A">
      <w:pPr>
        <w:pStyle w:val="aff9"/>
        <w:numPr>
          <w:ilvl w:val="0"/>
          <w:numId w:val="40"/>
        </w:numPr>
        <w:tabs>
          <w:tab w:val="left" w:pos="7770"/>
        </w:tabs>
        <w:spacing w:line="360" w:lineRule="auto"/>
        <w:ind w:firstLineChars="0"/>
        <w:rPr>
          <w:rFonts w:hAnsi="宋体"/>
          <w:szCs w:val="21"/>
        </w:rPr>
      </w:pPr>
      <w:r w:rsidRPr="007A066A">
        <w:rPr>
          <w:rFonts w:hAnsi="宋体"/>
          <w:szCs w:val="21"/>
        </w:rPr>
        <w:t>管路修改。</w:t>
      </w:r>
    </w:p>
    <w:p w14:paraId="02BC9E03" w14:textId="77777777" w:rsidR="00047543" w:rsidRPr="00610592" w:rsidRDefault="006C2973" w:rsidP="007A066A">
      <w:pPr>
        <w:pStyle w:val="ad"/>
        <w:numPr>
          <w:ilvl w:val="0"/>
          <w:numId w:val="0"/>
        </w:numPr>
        <w:wordWrap/>
        <w:spacing w:line="360" w:lineRule="auto"/>
        <w:rPr>
          <w:sz w:val="24"/>
          <w:szCs w:val="24"/>
        </w:rPr>
      </w:pPr>
      <w:r w:rsidRPr="00610592">
        <w:rPr>
          <w:rFonts w:hint="eastAsia"/>
          <w:sz w:val="24"/>
          <w:szCs w:val="24"/>
        </w:rPr>
        <w:t>B.</w:t>
      </w:r>
      <w:r w:rsidR="00407826" w:rsidRPr="00610592">
        <w:rPr>
          <w:rFonts w:hint="eastAsia"/>
          <w:sz w:val="24"/>
          <w:szCs w:val="24"/>
        </w:rPr>
        <w:t>5</w:t>
      </w:r>
      <w:r w:rsidRPr="00610592">
        <w:rPr>
          <w:rFonts w:hint="eastAsia"/>
          <w:sz w:val="24"/>
          <w:szCs w:val="24"/>
        </w:rPr>
        <w:t xml:space="preserve"> </w:t>
      </w:r>
      <w:r w:rsidR="00047543" w:rsidRPr="00610592">
        <w:rPr>
          <w:sz w:val="24"/>
          <w:szCs w:val="24"/>
        </w:rPr>
        <w:t>线缆类</w:t>
      </w:r>
    </w:p>
    <w:p w14:paraId="1906841A"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B.</w:t>
      </w:r>
      <w:r w:rsidR="00407826" w:rsidRPr="00610592">
        <w:rPr>
          <w:rFonts w:hint="eastAsia"/>
          <w:sz w:val="24"/>
          <w:szCs w:val="24"/>
        </w:rPr>
        <w:t>5</w:t>
      </w:r>
      <w:r w:rsidRPr="00610592">
        <w:rPr>
          <w:rFonts w:hint="eastAsia"/>
          <w:sz w:val="24"/>
          <w:szCs w:val="24"/>
        </w:rPr>
        <w:t xml:space="preserve">.1 </w:t>
      </w:r>
      <w:r w:rsidR="00047543" w:rsidRPr="00610592">
        <w:rPr>
          <w:sz w:val="24"/>
          <w:szCs w:val="24"/>
        </w:rPr>
        <w:t>线缆敷设总体原则</w:t>
      </w:r>
    </w:p>
    <w:p w14:paraId="2A0696F7"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线缆敷设应至少应满足以下原则：</w:t>
      </w:r>
    </w:p>
    <w:p w14:paraId="59DA5114" w14:textId="77777777" w:rsidR="00047543" w:rsidRPr="007A066A" w:rsidRDefault="00047543" w:rsidP="007A066A">
      <w:pPr>
        <w:pStyle w:val="aff9"/>
        <w:numPr>
          <w:ilvl w:val="0"/>
          <w:numId w:val="41"/>
        </w:numPr>
        <w:tabs>
          <w:tab w:val="left" w:pos="7770"/>
        </w:tabs>
        <w:spacing w:line="360" w:lineRule="auto"/>
        <w:ind w:firstLineChars="0"/>
        <w:rPr>
          <w:rFonts w:hAnsi="宋体"/>
          <w:szCs w:val="21"/>
        </w:rPr>
      </w:pPr>
      <w:r w:rsidRPr="007A066A">
        <w:rPr>
          <w:rFonts w:hAnsi="宋体"/>
          <w:szCs w:val="21"/>
        </w:rPr>
        <w:t>安全可靠性要求；</w:t>
      </w:r>
    </w:p>
    <w:p w14:paraId="276553D1" w14:textId="77777777" w:rsidR="00047543" w:rsidRPr="007A066A" w:rsidRDefault="00047543" w:rsidP="007A066A">
      <w:pPr>
        <w:pStyle w:val="aff9"/>
        <w:numPr>
          <w:ilvl w:val="0"/>
          <w:numId w:val="41"/>
        </w:numPr>
        <w:tabs>
          <w:tab w:val="left" w:pos="7770"/>
        </w:tabs>
        <w:spacing w:line="360" w:lineRule="auto"/>
        <w:ind w:firstLineChars="0"/>
        <w:rPr>
          <w:rFonts w:hAnsi="宋体"/>
          <w:szCs w:val="21"/>
        </w:rPr>
      </w:pPr>
      <w:r w:rsidRPr="007A066A">
        <w:rPr>
          <w:rFonts w:hAnsi="宋体"/>
          <w:szCs w:val="21"/>
        </w:rPr>
        <w:t>电磁兼容性要求</w:t>
      </w:r>
    </w:p>
    <w:p w14:paraId="754D53D0" w14:textId="77777777" w:rsidR="00047543" w:rsidRPr="007A066A" w:rsidRDefault="00047543" w:rsidP="007A066A">
      <w:pPr>
        <w:pStyle w:val="aff9"/>
        <w:numPr>
          <w:ilvl w:val="0"/>
          <w:numId w:val="41"/>
        </w:numPr>
        <w:tabs>
          <w:tab w:val="left" w:pos="7770"/>
        </w:tabs>
        <w:spacing w:line="360" w:lineRule="auto"/>
        <w:ind w:firstLineChars="0"/>
        <w:rPr>
          <w:rFonts w:hAnsi="宋体"/>
          <w:szCs w:val="21"/>
        </w:rPr>
      </w:pPr>
      <w:r w:rsidRPr="007A066A">
        <w:rPr>
          <w:rFonts w:hAnsi="宋体"/>
          <w:szCs w:val="21"/>
        </w:rPr>
        <w:t>便于检查和维修；</w:t>
      </w:r>
    </w:p>
    <w:p w14:paraId="32953911" w14:textId="77777777" w:rsidR="00047543" w:rsidRPr="007A066A" w:rsidRDefault="00047543" w:rsidP="007A066A">
      <w:pPr>
        <w:pStyle w:val="aff9"/>
        <w:numPr>
          <w:ilvl w:val="0"/>
          <w:numId w:val="41"/>
        </w:numPr>
        <w:tabs>
          <w:tab w:val="left" w:pos="7770"/>
        </w:tabs>
        <w:spacing w:line="360" w:lineRule="auto"/>
        <w:ind w:firstLineChars="0"/>
        <w:rPr>
          <w:rFonts w:hAnsi="宋体"/>
          <w:szCs w:val="21"/>
        </w:rPr>
      </w:pPr>
      <w:r w:rsidRPr="007A066A">
        <w:rPr>
          <w:rFonts w:hAnsi="宋体"/>
          <w:szCs w:val="21"/>
        </w:rPr>
        <w:t>防止机械磨损和损坏；</w:t>
      </w:r>
    </w:p>
    <w:p w14:paraId="21BB073C" w14:textId="77777777" w:rsidR="00047543" w:rsidRPr="007A066A" w:rsidRDefault="00047543" w:rsidP="007A066A">
      <w:pPr>
        <w:pStyle w:val="aff9"/>
        <w:numPr>
          <w:ilvl w:val="0"/>
          <w:numId w:val="41"/>
        </w:numPr>
        <w:tabs>
          <w:tab w:val="left" w:pos="7770"/>
        </w:tabs>
        <w:spacing w:line="360" w:lineRule="auto"/>
        <w:ind w:firstLineChars="0"/>
        <w:rPr>
          <w:rFonts w:hAnsi="宋体"/>
          <w:szCs w:val="21"/>
        </w:rPr>
      </w:pPr>
      <w:r w:rsidRPr="007A066A">
        <w:rPr>
          <w:rFonts w:hAnsi="宋体"/>
          <w:szCs w:val="21"/>
        </w:rPr>
        <w:t>便于拆卸和完整地更换线缆。</w:t>
      </w:r>
    </w:p>
    <w:p w14:paraId="1F115C45" w14:textId="77777777" w:rsidR="00047543" w:rsidRPr="00610592" w:rsidRDefault="006C2973" w:rsidP="00610592">
      <w:pPr>
        <w:pStyle w:val="ad"/>
        <w:numPr>
          <w:ilvl w:val="0"/>
          <w:numId w:val="0"/>
        </w:numPr>
        <w:wordWrap/>
        <w:spacing w:line="360" w:lineRule="auto"/>
        <w:rPr>
          <w:sz w:val="24"/>
          <w:szCs w:val="24"/>
        </w:rPr>
      </w:pPr>
      <w:r w:rsidRPr="00610592">
        <w:rPr>
          <w:rFonts w:hint="eastAsia"/>
          <w:sz w:val="24"/>
          <w:szCs w:val="24"/>
        </w:rPr>
        <w:t>B.</w:t>
      </w:r>
      <w:r w:rsidR="00407826" w:rsidRPr="00610592">
        <w:rPr>
          <w:rFonts w:hint="eastAsia"/>
          <w:sz w:val="24"/>
          <w:szCs w:val="24"/>
        </w:rPr>
        <w:t>5</w:t>
      </w:r>
      <w:r w:rsidRPr="00610592">
        <w:rPr>
          <w:rFonts w:hint="eastAsia"/>
          <w:sz w:val="24"/>
          <w:szCs w:val="24"/>
        </w:rPr>
        <w:t xml:space="preserve">.2 </w:t>
      </w:r>
      <w:r w:rsidR="00047543" w:rsidRPr="00610592">
        <w:rPr>
          <w:sz w:val="24"/>
          <w:szCs w:val="24"/>
        </w:rPr>
        <w:t>线缆建模的基本流程</w:t>
      </w:r>
    </w:p>
    <w:p w14:paraId="780D83E0" w14:textId="77777777" w:rsidR="00047543" w:rsidRPr="007A066A" w:rsidRDefault="00047543" w:rsidP="007A066A">
      <w:pPr>
        <w:pStyle w:val="aff9"/>
        <w:tabs>
          <w:tab w:val="left" w:pos="7770"/>
        </w:tabs>
        <w:spacing w:line="360" w:lineRule="auto"/>
        <w:ind w:firstLine="420"/>
        <w:rPr>
          <w:rFonts w:hAnsi="宋体"/>
          <w:szCs w:val="21"/>
        </w:rPr>
      </w:pPr>
      <w:r w:rsidRPr="007A066A">
        <w:rPr>
          <w:rFonts w:hAnsi="宋体"/>
          <w:szCs w:val="21"/>
        </w:rPr>
        <w:t>线缆建模的基本流程如下：</w:t>
      </w:r>
    </w:p>
    <w:p w14:paraId="39892D26"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t>系统环境设置；</w:t>
      </w:r>
    </w:p>
    <w:p w14:paraId="5E95DF8C"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t>接线图设计；</w:t>
      </w:r>
    </w:p>
    <w:p w14:paraId="36ADE869"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lastRenderedPageBreak/>
        <w:t>电器零件模型建立；</w:t>
      </w:r>
    </w:p>
    <w:p w14:paraId="48B9C2DC"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t>进行线缆敷设，根据需要可输出敷设二维图；</w:t>
      </w:r>
    </w:p>
    <w:p w14:paraId="19754D0A"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t>定义电线路经，根据需要可输出接线图；</w:t>
      </w:r>
    </w:p>
    <w:p w14:paraId="44192750" w14:textId="77777777" w:rsidR="00047543" w:rsidRPr="007A066A" w:rsidRDefault="00047543" w:rsidP="007A066A">
      <w:pPr>
        <w:pStyle w:val="aff9"/>
        <w:numPr>
          <w:ilvl w:val="0"/>
          <w:numId w:val="42"/>
        </w:numPr>
        <w:tabs>
          <w:tab w:val="left" w:pos="7770"/>
        </w:tabs>
        <w:spacing w:line="360" w:lineRule="auto"/>
        <w:ind w:firstLineChars="0"/>
        <w:rPr>
          <w:rFonts w:hAnsi="宋体"/>
          <w:szCs w:val="21"/>
        </w:rPr>
      </w:pPr>
      <w:r w:rsidRPr="007A066A">
        <w:rPr>
          <w:rFonts w:hAnsi="宋体"/>
          <w:szCs w:val="21"/>
        </w:rPr>
        <w:t>输出展开的线缆二维图。</w:t>
      </w:r>
      <w:bookmarkStart w:id="34" w:name="_Toc263172376"/>
      <w:bookmarkStart w:id="35" w:name="_Toc263172218"/>
      <w:bookmarkEnd w:id="34"/>
      <w:bookmarkEnd w:id="35"/>
    </w:p>
    <w:p w14:paraId="14060820" w14:textId="77777777" w:rsidR="00047543" w:rsidRPr="00047543" w:rsidRDefault="006C2973" w:rsidP="00047543">
      <w:pPr>
        <w:pStyle w:val="aff9"/>
        <w:tabs>
          <w:tab w:val="left" w:pos="7770"/>
        </w:tabs>
        <w:spacing w:line="360" w:lineRule="auto"/>
        <w:ind w:left="360" w:firstLineChars="0" w:firstLine="0"/>
        <w:rPr>
          <w:rFonts w:ascii="Times New Roman" w:hint="eastAsia"/>
        </w:rPr>
      </w:pPr>
      <w:r w:rsidRPr="00B15B37">
        <w:rPr>
          <w:rFonts w:hAnsi="宋体"/>
          <w:sz w:val="24"/>
          <w:szCs w:val="24"/>
        </w:rPr>
        <w:pict w14:anchorId="721F3C45">
          <v:line id="_x0000_s2181" style="position:absolute;left:0;text-align:left;z-index:10" from="162.75pt,67.75pt" to="278.45pt,67.75pt" strokeweight="1.5pt"/>
        </w:pict>
      </w:r>
      <w:bookmarkEnd w:id="8"/>
    </w:p>
    <w:sectPr w:rsidR="00047543" w:rsidRPr="00047543" w:rsidSect="00431087">
      <w:footerReference w:type="even" r:id="rId17"/>
      <w:footerReference w:type="default" r:id="rId18"/>
      <w:pgSz w:w="11907" w:h="16839"/>
      <w:pgMar w:top="1418" w:right="1134"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F63E" w14:textId="77777777" w:rsidR="007D3DE2" w:rsidRDefault="007D3DE2">
      <w:r>
        <w:separator/>
      </w:r>
    </w:p>
  </w:endnote>
  <w:endnote w:type="continuationSeparator" w:id="0">
    <w:p w14:paraId="3D2B4B8E" w14:textId="77777777" w:rsidR="007D3DE2" w:rsidRDefault="007D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4A36" w14:textId="77777777" w:rsidR="007F6B12" w:rsidRDefault="007F6B12">
    <w:pPr>
      <w:pStyle w:val="aff2"/>
      <w:rPr>
        <w:rStyle w:val="affff5"/>
      </w:rPr>
    </w:pPr>
    <w:r>
      <w:rPr>
        <w:rStyle w:val="affff5"/>
      </w:rPr>
      <w:fldChar w:fldCharType="begin"/>
    </w:r>
    <w:r>
      <w:rPr>
        <w:rStyle w:val="affff5"/>
      </w:rPr>
      <w:instrText xml:space="preserve">PAGE  </w:instrText>
    </w:r>
    <w:r>
      <w:rPr>
        <w:rStyle w:val="affff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0EA1" w14:textId="77777777" w:rsidR="007F6B12" w:rsidRDefault="007F6B12">
    <w:pPr>
      <w:pStyle w:val="aff3"/>
      <w:rPr>
        <w:rStyle w:val="affff5"/>
      </w:rPr>
    </w:pPr>
    <w:r>
      <w:rPr>
        <w:rStyle w:val="affff5"/>
      </w:rPr>
      <w:fldChar w:fldCharType="begin"/>
    </w:r>
    <w:r>
      <w:rPr>
        <w:rStyle w:val="affff5"/>
      </w:rPr>
      <w:instrText xml:space="preserve">PAGE  </w:instrText>
    </w:r>
    <w:r>
      <w:rPr>
        <w:rStyle w:val="affff5"/>
      </w:rPr>
      <w:fldChar w:fldCharType="separate"/>
    </w:r>
    <w:r>
      <w:rPr>
        <w:rStyle w:val="affff5"/>
        <w:noProof/>
      </w:rPr>
      <w:t>1</w:t>
    </w:r>
    <w:r>
      <w:rPr>
        <w:rStyle w:val="affff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FB5C" w14:textId="77777777" w:rsidR="007F6B12" w:rsidRDefault="007F6B12">
    <w:pPr>
      <w:pStyle w:val="aff2"/>
      <w:rPr>
        <w:rStyle w:val="affff5"/>
      </w:rPr>
    </w:pPr>
    <w:r>
      <w:rPr>
        <w:rStyle w:val="affff5"/>
      </w:rPr>
      <w:fldChar w:fldCharType="begin"/>
    </w:r>
    <w:r>
      <w:rPr>
        <w:rStyle w:val="affff5"/>
      </w:rPr>
      <w:instrText xml:space="preserve">PAGE  </w:instrText>
    </w:r>
    <w:r>
      <w:rPr>
        <w:rStyle w:val="affff5"/>
      </w:rPr>
      <w:fldChar w:fldCharType="separate"/>
    </w:r>
    <w:r w:rsidR="00E05A20">
      <w:rPr>
        <w:rStyle w:val="affff5"/>
        <w:noProof/>
      </w:rPr>
      <w:t>II</w:t>
    </w:r>
    <w:r>
      <w:rPr>
        <w:rStyle w:val="affff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943" w14:textId="77777777" w:rsidR="007F6B12" w:rsidRDefault="007F6B12">
    <w:pPr>
      <w:pStyle w:val="aff3"/>
      <w:rPr>
        <w:rStyle w:val="affff5"/>
      </w:rPr>
    </w:pPr>
    <w:r>
      <w:rPr>
        <w:rStyle w:val="affff5"/>
      </w:rPr>
      <w:fldChar w:fldCharType="begin"/>
    </w:r>
    <w:r>
      <w:rPr>
        <w:rStyle w:val="affff5"/>
      </w:rPr>
      <w:instrText xml:space="preserve">PAGE  </w:instrText>
    </w:r>
    <w:r>
      <w:rPr>
        <w:rStyle w:val="affff5"/>
      </w:rPr>
      <w:fldChar w:fldCharType="separate"/>
    </w:r>
    <w:r w:rsidR="00605291">
      <w:rPr>
        <w:rStyle w:val="affff5"/>
        <w:noProof/>
      </w:rPr>
      <w:t>I</w:t>
    </w:r>
    <w:r>
      <w:rPr>
        <w:rStyle w:val="affff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1524" w14:textId="77777777" w:rsidR="007F6B12" w:rsidRPr="00431087" w:rsidRDefault="007F6B12" w:rsidP="00431087">
    <w:pPr>
      <w:pStyle w:val="affff4"/>
      <w:jc w:val="both"/>
      <w:rPr>
        <w:rStyle w:val="affff5"/>
        <w:rFonts w:hint="eastAsia"/>
      </w:rPr>
    </w:pPr>
    <w:r>
      <w:rPr>
        <w:rStyle w:val="affff5"/>
      </w:rPr>
      <w:fldChar w:fldCharType="begin"/>
    </w:r>
    <w:r>
      <w:rPr>
        <w:rStyle w:val="affff5"/>
      </w:rPr>
      <w:instrText xml:space="preserve"> PAGE </w:instrText>
    </w:r>
    <w:r>
      <w:rPr>
        <w:rStyle w:val="affff5"/>
      </w:rPr>
      <w:fldChar w:fldCharType="separate"/>
    </w:r>
    <w:r w:rsidR="00E05A20">
      <w:rPr>
        <w:rStyle w:val="affff5"/>
        <w:noProof/>
      </w:rPr>
      <w:t>12</w:t>
    </w:r>
    <w:r>
      <w:rPr>
        <w:rStyle w:val="affff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A88E" w14:textId="77777777" w:rsidR="007F6B12" w:rsidRPr="00431087" w:rsidRDefault="007F6B12" w:rsidP="00431087">
    <w:pPr>
      <w:pStyle w:val="affff4"/>
      <w:rPr>
        <w:rStyle w:val="affff5"/>
        <w:rFonts w:hint="eastAsia"/>
      </w:rPr>
    </w:pPr>
    <w:r>
      <w:rPr>
        <w:rStyle w:val="affff5"/>
      </w:rPr>
      <w:fldChar w:fldCharType="begin"/>
    </w:r>
    <w:r>
      <w:rPr>
        <w:rStyle w:val="affff5"/>
      </w:rPr>
      <w:instrText xml:space="preserve"> PAGE </w:instrText>
    </w:r>
    <w:r>
      <w:rPr>
        <w:rStyle w:val="affff5"/>
      </w:rPr>
      <w:fldChar w:fldCharType="separate"/>
    </w:r>
    <w:r w:rsidR="00605291">
      <w:rPr>
        <w:rStyle w:val="affff5"/>
        <w:noProof/>
      </w:rPr>
      <w:t>13</w:t>
    </w:r>
    <w:r>
      <w:rPr>
        <w:rStyle w:val="affff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421A" w14:textId="77777777" w:rsidR="007D3DE2" w:rsidRDefault="007D3DE2">
      <w:r>
        <w:separator/>
      </w:r>
    </w:p>
  </w:footnote>
  <w:footnote w:type="continuationSeparator" w:id="0">
    <w:p w14:paraId="591528E8" w14:textId="77777777" w:rsidR="007D3DE2" w:rsidRDefault="007D3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6B2B" w14:textId="77777777" w:rsidR="007F6B12" w:rsidRDefault="007F6B12">
    <w:pPr>
      <w:pStyle w:val="aff5"/>
    </w:pPr>
    <w:r>
      <w:t>Q/SF ××××—2006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F434" w14:textId="77777777" w:rsidR="007F6B12" w:rsidRDefault="007F6B12">
    <w:pPr>
      <w:pStyle w:val="aff4"/>
    </w:pPr>
    <w:r>
      <w:t>Q/SF ××××—2006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2FCC" w14:textId="77777777" w:rsidR="007F6B12" w:rsidRDefault="007F6B12">
    <w:pPr>
      <w:pStyle w:val="aff6"/>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760E" w14:textId="77777777" w:rsidR="007F6B12" w:rsidRPr="00B713FF" w:rsidRDefault="007F6B12" w:rsidP="00B713FF">
    <w:pPr>
      <w:pStyle w:val="aff4"/>
    </w:pPr>
    <w:r>
      <w:t>Q/</w:t>
    </w:r>
    <w:r>
      <w:rPr>
        <w:rFonts w:hint="eastAsia"/>
      </w:rPr>
      <w:t>CSR</w:t>
    </w:r>
    <w:r>
      <w:t xml:space="preserve"> 56</w:t>
    </w:r>
    <w:r>
      <w:rPr>
        <w:rFonts w:hint="eastAsia"/>
      </w:rPr>
      <w:t>.</w:t>
    </w:r>
    <w:r>
      <w:t>2</w:t>
    </w:r>
    <w:r>
      <w:rPr>
        <w:rFonts w:hint="eastAsia"/>
      </w:rPr>
      <w:t>－</w:t>
    </w:r>
    <w:r>
      <w:t>20</w:t>
    </w:r>
    <w:r>
      <w:rPr>
        <w:rFonts w:hint="eastAsia"/>
      </w:rPr>
      <w:t>1</w:t>
    </w:r>
    <w: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6100" w14:textId="77777777" w:rsidR="007F6B12" w:rsidRPr="00597040" w:rsidRDefault="007F6B12" w:rsidP="00597040">
    <w:pPr>
      <w:pStyle w:val="aff4"/>
    </w:pPr>
    <w:r>
      <w:t>Q/</w:t>
    </w:r>
    <w:r>
      <w:rPr>
        <w:rFonts w:hint="eastAsia"/>
      </w:rPr>
      <w:t>CSR</w:t>
    </w:r>
    <w:r>
      <w:t xml:space="preserve"> 56</w:t>
    </w:r>
    <w:r>
      <w:rPr>
        <w:rFonts w:hint="eastAsia"/>
      </w:rPr>
      <w:t>.</w:t>
    </w:r>
    <w:r>
      <w:t>2</w:t>
    </w:r>
    <w:r>
      <w:rPr>
        <w:rFonts w:hint="eastAsia"/>
      </w:rPr>
      <w:t>－</w:t>
    </w:r>
    <w:r>
      <w:t>20</w:t>
    </w:r>
    <w:r>
      <w:rPr>
        <w:rFonts w:hint="eastAsia"/>
      </w:rPr>
      <w:t>1</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27E"/>
    <w:multiLevelType w:val="hybridMultilevel"/>
    <w:tmpl w:val="4D3E9E88"/>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1" w15:restartNumberingAfterBreak="0">
    <w:nsid w:val="040A15CD"/>
    <w:multiLevelType w:val="multilevel"/>
    <w:tmpl w:val="EF3C51FC"/>
    <w:lvl w:ilvl="0">
      <w:start w:val="1"/>
      <w:numFmt w:val="none"/>
      <w:suff w:val="nothing"/>
      <w:lvlText w:val="　"/>
      <w:lvlJc w:val="left"/>
      <w:pPr>
        <w:ind w:left="945" w:firstLine="0"/>
      </w:pPr>
      <w:rPr>
        <w:rFonts w:ascii="黑体" w:eastAsia="黑体" w:hAnsi="Times New Roman" w:hint="eastAsia"/>
        <w:b w:val="0"/>
        <w:i w:val="0"/>
        <w:sz w:val="21"/>
      </w:rPr>
    </w:lvl>
    <w:lvl w:ilvl="1">
      <w:start w:val="1"/>
      <w:numFmt w:val="decimal"/>
      <w:isLgl/>
      <w:suff w:val="nothing"/>
      <w:lvlText w:val="%2　"/>
      <w:lvlJc w:val="left"/>
      <w:pPr>
        <w:ind w:left="945"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945" w:firstLine="0"/>
      </w:pPr>
      <w:rPr>
        <w:rFonts w:ascii="黑体" w:eastAsia="黑体" w:hAnsi="Times New Roman" w:hint="eastAsia"/>
        <w:b w:val="0"/>
        <w:i w:val="0"/>
        <w:sz w:val="21"/>
      </w:rPr>
    </w:lvl>
    <w:lvl w:ilvl="3">
      <w:start w:val="1"/>
      <w:numFmt w:val="decimal"/>
      <w:pStyle w:val="a0"/>
      <w:suff w:val="nothing"/>
      <w:lvlText w:val="%1%2.%3.%4　"/>
      <w:lvlJc w:val="left"/>
      <w:pPr>
        <w:ind w:left="945" w:firstLine="0"/>
      </w:pPr>
      <w:rPr>
        <w:rFonts w:ascii="黑体" w:eastAsia="黑体" w:hAnsi="Times New Roman" w:hint="eastAsia"/>
        <w:b w:val="0"/>
        <w:i w:val="0"/>
        <w:sz w:val="21"/>
      </w:rPr>
    </w:lvl>
    <w:lvl w:ilvl="4">
      <w:start w:val="1"/>
      <w:numFmt w:val="decimal"/>
      <w:pStyle w:val="a1"/>
      <w:suff w:val="nothing"/>
      <w:lvlText w:val="%1%2.%3.%4.%5　"/>
      <w:lvlJc w:val="left"/>
      <w:pPr>
        <w:ind w:left="945" w:firstLine="0"/>
      </w:pPr>
      <w:rPr>
        <w:rFonts w:ascii="黑体" w:eastAsia="黑体" w:hAnsi="Times New Roman" w:hint="eastAsia"/>
        <w:b w:val="0"/>
        <w:i w:val="0"/>
        <w:sz w:val="21"/>
      </w:rPr>
    </w:lvl>
    <w:lvl w:ilvl="5">
      <w:start w:val="1"/>
      <w:numFmt w:val="decimal"/>
      <w:pStyle w:val="a2"/>
      <w:suff w:val="nothing"/>
      <w:lvlText w:val="%1%2.%3.%4.%5.%6　"/>
      <w:lvlJc w:val="left"/>
      <w:pPr>
        <w:ind w:left="945" w:firstLine="0"/>
      </w:pPr>
      <w:rPr>
        <w:rFonts w:ascii="黑体" w:eastAsia="黑体" w:hAnsi="Times New Roman" w:hint="eastAsia"/>
        <w:b w:val="0"/>
        <w:i w:val="0"/>
        <w:sz w:val="21"/>
      </w:rPr>
    </w:lvl>
    <w:lvl w:ilvl="6">
      <w:start w:val="1"/>
      <w:numFmt w:val="decimal"/>
      <w:pStyle w:val="a3"/>
      <w:suff w:val="nothing"/>
      <w:lvlText w:val="%1%2.%3.%4.%5.%6.%7　"/>
      <w:lvlJc w:val="left"/>
      <w:pPr>
        <w:ind w:left="945" w:firstLine="0"/>
      </w:pPr>
      <w:rPr>
        <w:rFonts w:ascii="黑体" w:eastAsia="黑体" w:hAnsi="Times New Roman" w:hint="eastAsia"/>
        <w:b w:val="0"/>
        <w:i w:val="0"/>
        <w:sz w:val="21"/>
      </w:rPr>
    </w:lvl>
    <w:lvl w:ilvl="7">
      <w:start w:val="1"/>
      <w:numFmt w:val="decimal"/>
      <w:lvlText w:val="%1.%2.%3.%4.%5.%6.%7.%8"/>
      <w:lvlJc w:val="left"/>
      <w:pPr>
        <w:tabs>
          <w:tab w:val="num" w:pos="5339"/>
        </w:tabs>
        <w:ind w:left="5339" w:hanging="1418"/>
      </w:pPr>
      <w:rPr>
        <w:rFonts w:hint="eastAsia"/>
      </w:rPr>
    </w:lvl>
    <w:lvl w:ilvl="8">
      <w:start w:val="1"/>
      <w:numFmt w:val="decimal"/>
      <w:lvlText w:val="%1.%2.%3.%4.%5.%6.%7.%8.%9"/>
      <w:lvlJc w:val="left"/>
      <w:pPr>
        <w:tabs>
          <w:tab w:val="num" w:pos="6047"/>
        </w:tabs>
        <w:ind w:left="6047" w:hanging="1700"/>
      </w:pPr>
      <w:rPr>
        <w:rFonts w:hint="eastAsia"/>
      </w:rPr>
    </w:lvl>
  </w:abstractNum>
  <w:abstractNum w:abstractNumId="2" w15:restartNumberingAfterBreak="0">
    <w:nsid w:val="0AE367E9"/>
    <w:multiLevelType w:val="hybridMultilevel"/>
    <w:tmpl w:val="CFC08078"/>
    <w:lvl w:ilvl="0" w:tplc="62CC9F74">
      <w:start w:val="1"/>
      <w:numFmt w:val="none"/>
      <w:pStyle w:val="a4"/>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3B61F4"/>
    <w:multiLevelType w:val="hybridMultilevel"/>
    <w:tmpl w:val="1BE69512"/>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4" w15:restartNumberingAfterBreak="0">
    <w:nsid w:val="15940A26"/>
    <w:multiLevelType w:val="singleLevel"/>
    <w:tmpl w:val="04090001"/>
    <w:name w:val=""/>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17FC431C"/>
    <w:multiLevelType w:val="multilevel"/>
    <w:tmpl w:val="28BE4DE6"/>
    <w:name w:val=""/>
    <w:lvl w:ilvl="0">
      <w:start w:val="11"/>
      <w:numFmt w:val="decimal"/>
      <w:lvlText w:val="%1"/>
      <w:lvlJc w:val="left"/>
      <w:pPr>
        <w:tabs>
          <w:tab w:val="num" w:pos="1155"/>
        </w:tabs>
        <w:ind w:left="1155" w:hanging="1155"/>
      </w:pPr>
      <w:rPr>
        <w:rFonts w:hint="default"/>
      </w:rPr>
    </w:lvl>
    <w:lvl w:ilvl="1">
      <w:start w:val="5"/>
      <w:numFmt w:val="decimal"/>
      <w:lvlText w:val="%1.%2"/>
      <w:lvlJc w:val="left"/>
      <w:pPr>
        <w:tabs>
          <w:tab w:val="num" w:pos="1155"/>
        </w:tabs>
        <w:ind w:left="1155" w:hanging="1155"/>
      </w:pPr>
      <w:rPr>
        <w:rFonts w:hint="default"/>
      </w:rPr>
    </w:lvl>
    <w:lvl w:ilvl="2">
      <w:start w:val="4"/>
      <w:numFmt w:val="decimal"/>
      <w:lvlText w:val="9.%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8E95276"/>
    <w:multiLevelType w:val="hybridMultilevel"/>
    <w:tmpl w:val="906AC1E8"/>
    <w:lvl w:ilvl="0" w:tplc="04090019">
      <w:start w:val="1"/>
      <w:numFmt w:val="lowerLetter"/>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7" w15:restartNumberingAfterBreak="0">
    <w:nsid w:val="1D3E0557"/>
    <w:multiLevelType w:val="hybridMultilevel"/>
    <w:tmpl w:val="10F256B6"/>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8" w15:restartNumberingAfterBreak="0">
    <w:nsid w:val="1EA553A0"/>
    <w:multiLevelType w:val="hybridMultilevel"/>
    <w:tmpl w:val="B6F21AAE"/>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9" w15:restartNumberingAfterBreak="0">
    <w:nsid w:val="1F44326B"/>
    <w:multiLevelType w:val="hybridMultilevel"/>
    <w:tmpl w:val="DC2E9310"/>
    <w:lvl w:ilvl="0" w:tplc="04090019">
      <w:start w:val="1"/>
      <w:numFmt w:val="lowerLetter"/>
      <w:lvlText w:val="%1)"/>
      <w:lvlJc w:val="left"/>
      <w:pPr>
        <w:tabs>
          <w:tab w:val="num" w:pos="780"/>
        </w:tabs>
        <w:ind w:left="78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BF50B55"/>
    <w:multiLevelType w:val="singleLevel"/>
    <w:tmpl w:val="00C4E046"/>
    <w:name w:val=""/>
    <w:lvl w:ilvl="0">
      <w:numFmt w:val="decimal"/>
      <w:lvlText w:val=""/>
      <w:lvlJc w:val="left"/>
    </w:lvl>
  </w:abstractNum>
  <w:abstractNum w:abstractNumId="11" w15:restartNumberingAfterBreak="0">
    <w:nsid w:val="2C364A1F"/>
    <w:multiLevelType w:val="hybridMultilevel"/>
    <w:tmpl w:val="ABD0F376"/>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12" w15:restartNumberingAfterBreak="0">
    <w:nsid w:val="2EE41F5A"/>
    <w:multiLevelType w:val="hybridMultilevel"/>
    <w:tmpl w:val="EA2409BC"/>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13" w15:restartNumberingAfterBreak="0">
    <w:nsid w:val="30C069C5"/>
    <w:multiLevelType w:val="hybridMultilevel"/>
    <w:tmpl w:val="F094F55C"/>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14" w15:restartNumberingAfterBreak="0">
    <w:nsid w:val="32BB714F"/>
    <w:multiLevelType w:val="multilevel"/>
    <w:tmpl w:val="85CAFB08"/>
    <w:name w:val=""/>
    <w:lvl w:ilvl="0">
      <w:start w:val="11"/>
      <w:numFmt w:val="decimal"/>
      <w:lvlText w:val="%1"/>
      <w:lvlJc w:val="left"/>
      <w:pPr>
        <w:tabs>
          <w:tab w:val="num" w:pos="945"/>
        </w:tabs>
        <w:ind w:left="945" w:hanging="945"/>
      </w:pPr>
      <w:rPr>
        <w:rFonts w:hint="default"/>
      </w:rPr>
    </w:lvl>
    <w:lvl w:ilvl="1">
      <w:start w:val="7"/>
      <w:numFmt w:val="decimal"/>
      <w:lvlText w:val="%1.%2"/>
      <w:lvlJc w:val="left"/>
      <w:pPr>
        <w:tabs>
          <w:tab w:val="num" w:pos="945"/>
        </w:tabs>
        <w:ind w:left="945" w:hanging="945"/>
      </w:pPr>
      <w:rPr>
        <w:rFonts w:hint="default"/>
      </w:rPr>
    </w:lvl>
    <w:lvl w:ilvl="2">
      <w:start w:val="1"/>
      <w:numFmt w:val="decimal"/>
      <w:lvlText w:val="9.7.%3"/>
      <w:lvlJc w:val="left"/>
      <w:pPr>
        <w:tabs>
          <w:tab w:val="num" w:pos="945"/>
        </w:tabs>
        <w:ind w:left="945" w:hanging="945"/>
      </w:pPr>
      <w:rPr>
        <w:rFonts w:hint="default"/>
      </w:rPr>
    </w:lvl>
    <w:lvl w:ilvl="3">
      <w:start w:val="1"/>
      <w:numFmt w:val="decimal"/>
      <w:lvlText w:val="9.7.%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9B77420"/>
    <w:multiLevelType w:val="multilevel"/>
    <w:tmpl w:val="8B8040C8"/>
    <w:name w:val=""/>
    <w:lvl w:ilvl="0">
      <w:start w:val="2"/>
      <w:numFmt w:val="decimal"/>
      <w:lvlText w:val="%1"/>
      <w:lvlJc w:val="left"/>
      <w:pPr>
        <w:tabs>
          <w:tab w:val="num" w:pos="420"/>
        </w:tabs>
        <w:ind w:left="420" w:hanging="420"/>
      </w:pPr>
      <w:rPr>
        <w:rFonts w:hint="eastAsia"/>
      </w:rPr>
    </w:lvl>
    <w:lvl w:ilvl="1">
      <w:start w:val="12"/>
      <w:numFmt w:val="decimal"/>
      <w:lvlText w:val="%1.%2"/>
      <w:lvlJc w:val="left"/>
      <w:pPr>
        <w:tabs>
          <w:tab w:val="num" w:pos="420"/>
        </w:tabs>
        <w:ind w:left="420" w:hanging="4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16" w15:restartNumberingAfterBreak="0">
    <w:nsid w:val="3CC81602"/>
    <w:multiLevelType w:val="hybridMultilevel"/>
    <w:tmpl w:val="68424340"/>
    <w:lvl w:ilvl="0" w:tplc="A364CE1A">
      <w:start w:val="1"/>
      <w:numFmt w:val="decimal"/>
      <w:pStyle w:val="b"/>
      <w:lvlText w:val="1.%1"/>
      <w:lvlJc w:val="left"/>
      <w:pPr>
        <w:tabs>
          <w:tab w:val="num" w:pos="454"/>
        </w:tabs>
        <w:ind w:left="454" w:hanging="454"/>
      </w:pPr>
      <w:rPr>
        <w:rFonts w:eastAsia="宋体" w:hint="eastAsia"/>
        <w:b/>
        <w:i w:val="0"/>
        <w:strike w:val="0"/>
        <w:dstrike w:val="0"/>
        <w:color w:val="auto"/>
        <w:sz w:val="24"/>
        <w:szCs w:val="24"/>
      </w:rPr>
    </w:lvl>
    <w:lvl w:ilvl="1" w:tplc="0E9027F0">
      <w:start w:val="1"/>
      <w:numFmt w:val="decimal"/>
      <w:lvlText w:val="1.%2"/>
      <w:lvlJc w:val="left"/>
      <w:pPr>
        <w:tabs>
          <w:tab w:val="num" w:pos="454"/>
        </w:tabs>
        <w:ind w:left="454" w:hanging="454"/>
      </w:pPr>
      <w:rPr>
        <w:rFonts w:eastAsia="宋体" w:hint="eastAsia"/>
        <w:b/>
        <w:i w:val="0"/>
        <w:strike w:val="0"/>
        <w:dstrike w:val="0"/>
        <w:color w:val="auto"/>
        <w:sz w:val="24"/>
        <w:szCs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40680814"/>
    <w:multiLevelType w:val="hybridMultilevel"/>
    <w:tmpl w:val="2C10C43A"/>
    <w:lvl w:ilvl="0" w:tplc="04090019">
      <w:start w:val="1"/>
      <w:numFmt w:val="lowerLetter"/>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8" w15:restartNumberingAfterBreak="0">
    <w:nsid w:val="407E65F9"/>
    <w:multiLevelType w:val="hybridMultilevel"/>
    <w:tmpl w:val="C01A506C"/>
    <w:lvl w:ilvl="0" w:tplc="D9122D9C">
      <w:start w:val="1"/>
      <w:numFmt w:val="none"/>
      <w:pStyle w:val="a5"/>
      <w:lvlText w:val="%1·　"/>
      <w:lvlJc w:val="left"/>
      <w:pPr>
        <w:tabs>
          <w:tab w:val="num" w:pos="1140"/>
        </w:tabs>
        <w:ind w:left="737" w:hanging="317"/>
      </w:pPr>
      <w:rPr>
        <w:rFonts w:ascii="宋体" w:eastAsia="宋体" w:hAnsi="Times New Roman" w:hint="eastAsia"/>
        <w:b w:val="0"/>
        <w:i w:val="0"/>
        <w:sz w:val="21"/>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41B90F3A"/>
    <w:multiLevelType w:val="hybridMultilevel"/>
    <w:tmpl w:val="9DE4D860"/>
    <w:lvl w:ilvl="0" w:tplc="04090019">
      <w:start w:val="1"/>
      <w:numFmt w:val="lowerLetter"/>
      <w:lvlText w:val="%1)"/>
      <w:lvlJc w:val="left"/>
      <w:pPr>
        <w:tabs>
          <w:tab w:val="num" w:pos="780"/>
        </w:tabs>
        <w:ind w:left="78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42172360"/>
    <w:multiLevelType w:val="hybridMultilevel"/>
    <w:tmpl w:val="86028570"/>
    <w:lvl w:ilvl="0" w:tplc="04090019">
      <w:start w:val="1"/>
      <w:numFmt w:val="lowerLetter"/>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1" w15:restartNumberingAfterBreak="0">
    <w:nsid w:val="445E0B97"/>
    <w:multiLevelType w:val="hybridMultilevel"/>
    <w:tmpl w:val="8C3A11EE"/>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22" w15:restartNumberingAfterBreak="0">
    <w:nsid w:val="46D22D8F"/>
    <w:multiLevelType w:val="hybridMultilevel"/>
    <w:tmpl w:val="1ABE3F64"/>
    <w:lvl w:ilvl="0" w:tplc="15409222">
      <w:start w:val="1"/>
      <w:numFmt w:val="none"/>
      <w:pStyle w:val="a6"/>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46D230D7"/>
    <w:multiLevelType w:val="multilevel"/>
    <w:tmpl w:val="04090029"/>
    <w:lvl w:ilvl="0">
      <w:start w:val="1"/>
      <w:numFmt w:val="chineseCountingThousand"/>
      <w:pStyle w:val="1"/>
      <w:suff w:val="nothing"/>
      <w:lvlText w:val="第%1章"/>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24" w15:restartNumberingAfterBreak="0">
    <w:nsid w:val="496E4D7B"/>
    <w:multiLevelType w:val="hybridMultilevel"/>
    <w:tmpl w:val="2638779A"/>
    <w:lvl w:ilvl="0" w:tplc="23C0052E">
      <w:start w:val="1"/>
      <w:numFmt w:val="none"/>
      <w:pStyle w:val="a7"/>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A6C4C29"/>
    <w:multiLevelType w:val="hybridMultilevel"/>
    <w:tmpl w:val="FD8A2752"/>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26" w15:restartNumberingAfterBreak="0">
    <w:nsid w:val="4E3929D9"/>
    <w:multiLevelType w:val="singleLevel"/>
    <w:tmpl w:val="04090001"/>
    <w:name w:val=""/>
    <w:lvl w:ilvl="0">
      <w:start w:val="1"/>
      <w:numFmt w:val="bullet"/>
      <w:lvlText w:val=""/>
      <w:lvlJc w:val="left"/>
      <w:pPr>
        <w:tabs>
          <w:tab w:val="num" w:pos="425"/>
        </w:tabs>
        <w:ind w:left="425" w:hanging="425"/>
      </w:pPr>
      <w:rPr>
        <w:rFonts w:ascii="Wingdings" w:hAnsi="Wingdings" w:hint="default"/>
      </w:rPr>
    </w:lvl>
  </w:abstractNum>
  <w:abstractNum w:abstractNumId="27" w15:restartNumberingAfterBreak="0">
    <w:nsid w:val="4EC2257E"/>
    <w:multiLevelType w:val="multilevel"/>
    <w:tmpl w:val="18D4FC8C"/>
    <w:name w:val=""/>
    <w:lvl w:ilvl="0">
      <w:start w:val="5"/>
      <w:numFmt w:val="decimal"/>
      <w:lvlText w:val="%1"/>
      <w:lvlJc w:val="left"/>
      <w:pPr>
        <w:tabs>
          <w:tab w:val="num" w:pos="735"/>
        </w:tabs>
        <w:ind w:left="735" w:hanging="735"/>
      </w:pPr>
      <w:rPr>
        <w:rFonts w:hint="eastAsia"/>
      </w:rPr>
    </w:lvl>
    <w:lvl w:ilvl="1">
      <w:start w:val="2"/>
      <w:numFmt w:val="decimal"/>
      <w:lvlText w:val="%1.%2"/>
      <w:lvlJc w:val="left"/>
      <w:pPr>
        <w:tabs>
          <w:tab w:val="num" w:pos="735"/>
        </w:tabs>
        <w:ind w:left="735" w:hanging="735"/>
      </w:pPr>
      <w:rPr>
        <w:rFonts w:hint="eastAsia"/>
      </w:rPr>
    </w:lvl>
    <w:lvl w:ilvl="2">
      <w:start w:val="1"/>
      <w:numFmt w:val="decimal"/>
      <w:lvlText w:val="%1.%2.%3"/>
      <w:lvlJc w:val="left"/>
      <w:pPr>
        <w:tabs>
          <w:tab w:val="num" w:pos="735"/>
        </w:tabs>
        <w:ind w:left="735" w:hanging="735"/>
      </w:pPr>
      <w:rPr>
        <w:rFonts w:hint="eastAsia"/>
      </w:rPr>
    </w:lvl>
    <w:lvl w:ilvl="3">
      <w:start w:val="3"/>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4F44321A"/>
    <w:multiLevelType w:val="hybridMultilevel"/>
    <w:tmpl w:val="BCE07A88"/>
    <w:lvl w:ilvl="0" w:tplc="64B8553E">
      <w:start w:val="1"/>
      <w:numFmt w:val="decimal"/>
      <w:lvlText w:val="%1."/>
      <w:lvlJc w:val="left"/>
      <w:pPr>
        <w:tabs>
          <w:tab w:val="num" w:pos="397"/>
        </w:tabs>
        <w:ind w:left="397" w:hanging="397"/>
      </w:pPr>
      <w:rPr>
        <w:rFonts w:hint="eastAsia"/>
      </w:rPr>
    </w:lvl>
    <w:lvl w:ilvl="1" w:tplc="04090019">
      <w:start w:val="1"/>
      <w:numFmt w:val="decimal"/>
      <w:pStyle w:val="700"/>
      <w:lvlText w:val="2.%2"/>
      <w:lvlJc w:val="left"/>
      <w:pPr>
        <w:tabs>
          <w:tab w:val="num" w:pos="680"/>
        </w:tabs>
        <w:ind w:left="680" w:hanging="680"/>
      </w:pPr>
      <w:rPr>
        <w:rFonts w:ascii="宋体" w:eastAsia="宋体" w:hAnsi="宋体" w:hint="eastAsia"/>
        <w:b/>
        <w:i w:val="0"/>
        <w:sz w:val="24"/>
        <w:szCs w:val="24"/>
      </w:rPr>
    </w:lvl>
    <w:lvl w:ilvl="2" w:tplc="0409001B">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57C2AF5"/>
    <w:multiLevelType w:val="multilevel"/>
    <w:tmpl w:val="BCFA676E"/>
    <w:lvl w:ilvl="0">
      <w:start w:val="1"/>
      <w:numFmt w:val="decimal"/>
      <w:pStyle w:val="a8"/>
      <w:suff w:val="nothing"/>
      <w:lvlText w:val="图%1　"/>
      <w:lvlJc w:val="left"/>
      <w:pPr>
        <w:ind w:left="3465" w:firstLine="0"/>
      </w:pPr>
      <w:rPr>
        <w:rFonts w:ascii="黑体" w:eastAsia="黑体" w:hAnsi="Times New Roman" w:hint="eastAsia"/>
        <w:b w:val="0"/>
        <w:i w:val="0"/>
        <w:sz w:val="21"/>
      </w:rPr>
    </w:lvl>
    <w:lvl w:ilvl="1">
      <w:start w:val="1"/>
      <w:numFmt w:val="decimal"/>
      <w:suff w:val="nothing"/>
      <w:lvlText w:val="%1%2　"/>
      <w:lvlJc w:val="left"/>
      <w:pPr>
        <w:ind w:left="3465" w:firstLine="0"/>
      </w:pPr>
      <w:rPr>
        <w:rFonts w:ascii="Times New Roman" w:eastAsia="黑体" w:hAnsi="Times New Roman" w:hint="default"/>
        <w:b w:val="0"/>
        <w:i w:val="0"/>
        <w:sz w:val="21"/>
      </w:rPr>
    </w:lvl>
    <w:lvl w:ilvl="2">
      <w:start w:val="1"/>
      <w:numFmt w:val="decimal"/>
      <w:suff w:val="nothing"/>
      <w:lvlText w:val="%1%2.%3　"/>
      <w:lvlJc w:val="left"/>
      <w:pPr>
        <w:ind w:left="3465" w:firstLine="0"/>
      </w:pPr>
      <w:rPr>
        <w:rFonts w:ascii="Times New Roman" w:eastAsia="黑体" w:hAnsi="Times New Roman" w:hint="default"/>
        <w:b w:val="0"/>
        <w:i w:val="0"/>
        <w:sz w:val="21"/>
      </w:rPr>
    </w:lvl>
    <w:lvl w:ilvl="3">
      <w:start w:val="1"/>
      <w:numFmt w:val="decimal"/>
      <w:suff w:val="nothing"/>
      <w:lvlText w:val="%1%2.%3.%4　"/>
      <w:lvlJc w:val="left"/>
      <w:pPr>
        <w:ind w:left="3465" w:firstLine="0"/>
      </w:pPr>
      <w:rPr>
        <w:rFonts w:ascii="Times New Roman" w:eastAsia="黑体" w:hAnsi="Times New Roman" w:hint="default"/>
        <w:b w:val="0"/>
        <w:i w:val="0"/>
        <w:sz w:val="21"/>
      </w:rPr>
    </w:lvl>
    <w:lvl w:ilvl="4">
      <w:start w:val="1"/>
      <w:numFmt w:val="decimal"/>
      <w:suff w:val="nothing"/>
      <w:lvlText w:val="%1%2.%3.%4.%5　"/>
      <w:lvlJc w:val="left"/>
      <w:pPr>
        <w:ind w:left="3465" w:firstLine="0"/>
      </w:pPr>
      <w:rPr>
        <w:rFonts w:ascii="Times New Roman" w:eastAsia="黑体" w:hAnsi="Times New Roman" w:hint="default"/>
        <w:b w:val="0"/>
        <w:i w:val="0"/>
        <w:sz w:val="21"/>
      </w:rPr>
    </w:lvl>
    <w:lvl w:ilvl="5">
      <w:start w:val="1"/>
      <w:numFmt w:val="decimal"/>
      <w:suff w:val="nothing"/>
      <w:lvlText w:val="%1%2.%3.%4.%5.%6　"/>
      <w:lvlJc w:val="left"/>
      <w:pPr>
        <w:ind w:left="3465" w:firstLine="0"/>
      </w:pPr>
      <w:rPr>
        <w:rFonts w:ascii="Times New Roman" w:eastAsia="黑体" w:hAnsi="Times New Roman" w:hint="default"/>
        <w:b w:val="0"/>
        <w:i w:val="0"/>
        <w:sz w:val="21"/>
      </w:rPr>
    </w:lvl>
    <w:lvl w:ilvl="6">
      <w:start w:val="1"/>
      <w:numFmt w:val="decimal"/>
      <w:suff w:val="nothing"/>
      <w:lvlText w:val="%1%2.%3.%4.%5.%6.%7　"/>
      <w:lvlJc w:val="left"/>
      <w:pPr>
        <w:ind w:left="3465" w:firstLine="0"/>
      </w:pPr>
      <w:rPr>
        <w:rFonts w:ascii="Times New Roman" w:eastAsia="黑体" w:hAnsi="Times New Roman" w:hint="default"/>
        <w:b w:val="0"/>
        <w:i w:val="0"/>
        <w:sz w:val="21"/>
      </w:rPr>
    </w:lvl>
    <w:lvl w:ilvl="7">
      <w:start w:val="1"/>
      <w:numFmt w:val="decimal"/>
      <w:lvlText w:val="%1.%2.%3.%4.%5.%6.%7.%8"/>
      <w:lvlJc w:val="left"/>
      <w:pPr>
        <w:tabs>
          <w:tab w:val="num" w:pos="7816"/>
        </w:tabs>
        <w:ind w:left="7434" w:hanging="1418"/>
      </w:pPr>
      <w:rPr>
        <w:rFonts w:hint="eastAsia"/>
      </w:rPr>
    </w:lvl>
    <w:lvl w:ilvl="8">
      <w:start w:val="1"/>
      <w:numFmt w:val="decimal"/>
      <w:lvlText w:val="%1.%2.%3.%4.%5.%6.%7.%8.%9"/>
      <w:lvlJc w:val="left"/>
      <w:pPr>
        <w:tabs>
          <w:tab w:val="num" w:pos="8242"/>
        </w:tabs>
        <w:ind w:left="8142" w:hanging="1700"/>
      </w:pPr>
      <w:rPr>
        <w:rFonts w:hint="eastAsia"/>
      </w:rPr>
    </w:lvl>
  </w:abstractNum>
  <w:abstractNum w:abstractNumId="30" w15:restartNumberingAfterBreak="0">
    <w:nsid w:val="56217CDB"/>
    <w:multiLevelType w:val="hybridMultilevel"/>
    <w:tmpl w:val="7B7EEDEC"/>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31" w15:restartNumberingAfterBreak="0">
    <w:nsid w:val="5BF76106"/>
    <w:multiLevelType w:val="singleLevel"/>
    <w:tmpl w:val="3DF8C862"/>
    <w:name w:val=""/>
    <w:lvl w:ilvl="0">
      <w:start w:val="1"/>
      <w:numFmt w:val="decimal"/>
      <w:lvlText w:val="（%1）"/>
      <w:lvlJc w:val="left"/>
      <w:pPr>
        <w:tabs>
          <w:tab w:val="num" w:pos="1701"/>
        </w:tabs>
        <w:ind w:left="1701" w:hanging="567"/>
      </w:pPr>
      <w:rPr>
        <w:rFonts w:hint="eastAsia"/>
      </w:rPr>
    </w:lvl>
  </w:abstractNum>
  <w:abstractNum w:abstractNumId="32" w15:restartNumberingAfterBreak="0">
    <w:nsid w:val="5D9E2FE2"/>
    <w:multiLevelType w:val="hybridMultilevel"/>
    <w:tmpl w:val="620E2A56"/>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abstractNum w:abstractNumId="33" w15:restartNumberingAfterBreak="0">
    <w:nsid w:val="5FDA6BD9"/>
    <w:multiLevelType w:val="multilevel"/>
    <w:tmpl w:val="46E06D38"/>
    <w:name w:val="Settings"/>
    <w:lvl w:ilvl="0">
      <w:start w:val="6"/>
      <w:numFmt w:val="decimal"/>
      <w:lvlText w:val="%1."/>
      <w:lvlJc w:val="left"/>
      <w:pPr>
        <w:tabs>
          <w:tab w:val="num" w:pos="1134"/>
        </w:tabs>
        <w:ind w:left="1134" w:hanging="1134"/>
      </w:pPr>
      <w:rPr>
        <w:rFonts w:hint="eastAsia"/>
      </w:rPr>
    </w:lvl>
    <w:lvl w:ilvl="1">
      <w:start w:val="1"/>
      <w:numFmt w:val="decimal"/>
      <w:lvlText w:val="%1.%2."/>
      <w:lvlJc w:val="left"/>
      <w:pPr>
        <w:tabs>
          <w:tab w:val="num" w:pos="1134"/>
        </w:tabs>
        <w:ind w:left="1134" w:hanging="1134"/>
      </w:pPr>
      <w:rPr>
        <w:rFonts w:hint="eastAsia"/>
        <w:b/>
        <w:i w:val="0"/>
      </w:rPr>
    </w:lvl>
    <w:lvl w:ilvl="2">
      <w:start w:val="1"/>
      <w:numFmt w:val="decimal"/>
      <w:lvlText w:val="%1.%2.%3."/>
      <w:lvlJc w:val="left"/>
      <w:pPr>
        <w:tabs>
          <w:tab w:val="num" w:pos="1134"/>
        </w:tabs>
        <w:ind w:left="1134" w:hanging="1134"/>
      </w:pPr>
      <w:rPr>
        <w:rFonts w:hint="eastAsia"/>
        <w:b w:val="0"/>
        <w:i w:val="0"/>
      </w:rPr>
    </w:lvl>
    <w:lvl w:ilvl="3">
      <w:start w:val="1"/>
      <w:numFmt w:val="bullet"/>
      <w:lvlText w:val=""/>
      <w:lvlJc w:val="left"/>
      <w:pPr>
        <w:tabs>
          <w:tab w:val="num" w:pos="420"/>
        </w:tabs>
        <w:ind w:left="420" w:hanging="420"/>
      </w:pPr>
      <w:rPr>
        <w:rFonts w:ascii="Symbol" w:hAnsi="Symbol" w:hint="default"/>
      </w:rPr>
    </w:lvl>
    <w:lvl w:ilvl="4">
      <w:start w:val="1"/>
      <w:numFmt w:val="decimal"/>
      <w:lvlText w:val="%1.%2.%3.%4.%5."/>
      <w:lvlJc w:val="left"/>
      <w:pPr>
        <w:tabs>
          <w:tab w:val="num" w:pos="1134"/>
        </w:tabs>
        <w:ind w:left="1134" w:hanging="1134"/>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631E48D1"/>
    <w:multiLevelType w:val="multilevel"/>
    <w:tmpl w:val="63B48FEC"/>
    <w:name w:val=""/>
    <w:lvl w:ilvl="0">
      <w:start w:val="11"/>
      <w:numFmt w:val="decimal"/>
      <w:lvlText w:val="%1"/>
      <w:lvlJc w:val="left"/>
      <w:pPr>
        <w:tabs>
          <w:tab w:val="num" w:pos="1157"/>
        </w:tabs>
        <w:ind w:left="1157" w:hanging="1157"/>
      </w:pPr>
      <w:rPr>
        <w:rFonts w:hint="default"/>
      </w:rPr>
    </w:lvl>
    <w:lvl w:ilvl="1">
      <w:start w:val="3"/>
      <w:numFmt w:val="decimal"/>
      <w:lvlText w:val="9.%2"/>
      <w:lvlJc w:val="left"/>
      <w:pPr>
        <w:tabs>
          <w:tab w:val="num" w:pos="1157"/>
        </w:tabs>
        <w:ind w:left="1157" w:hanging="1157"/>
      </w:pPr>
      <w:rPr>
        <w:rFonts w:hint="default"/>
      </w:rPr>
    </w:lvl>
    <w:lvl w:ilvl="2">
      <w:start w:val="12"/>
      <w:numFmt w:val="decimal"/>
      <w:lvlText w:val="9.%2.%3"/>
      <w:lvlJc w:val="left"/>
      <w:pPr>
        <w:tabs>
          <w:tab w:val="num" w:pos="1157"/>
        </w:tabs>
        <w:ind w:left="1157" w:hanging="1157"/>
      </w:pPr>
      <w:rPr>
        <w:rFonts w:hint="default"/>
      </w:rPr>
    </w:lvl>
    <w:lvl w:ilvl="3">
      <w:start w:val="1"/>
      <w:numFmt w:val="decimal"/>
      <w:lvlText w:val="9.%2.%3.%4"/>
      <w:lvlJc w:val="left"/>
      <w:pPr>
        <w:tabs>
          <w:tab w:val="num" w:pos="1157"/>
        </w:tabs>
        <w:ind w:left="1157" w:hanging="1157"/>
      </w:pPr>
      <w:rPr>
        <w:rFonts w:hint="default"/>
      </w:rPr>
    </w:lvl>
    <w:lvl w:ilvl="4">
      <w:start w:val="1"/>
      <w:numFmt w:val="decimal"/>
      <w:lvlText w:val="9.%2.%3.%4"/>
      <w:lvlJc w:val="left"/>
      <w:pPr>
        <w:tabs>
          <w:tab w:val="num" w:pos="1157"/>
        </w:tabs>
        <w:ind w:left="1157" w:hanging="1157"/>
      </w:pPr>
      <w:rPr>
        <w:rFonts w:hint="default"/>
      </w:rPr>
    </w:lvl>
    <w:lvl w:ilvl="5">
      <w:start w:val="1"/>
      <w:numFmt w:val="decimal"/>
      <w:lvlText w:val="%1.%2.%3.%4.%5.%6"/>
      <w:lvlJc w:val="left"/>
      <w:pPr>
        <w:tabs>
          <w:tab w:val="num" w:pos="1157"/>
        </w:tabs>
        <w:ind w:left="1157" w:hanging="1157"/>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350366A"/>
    <w:multiLevelType w:val="hybridMultilevel"/>
    <w:tmpl w:val="A364A292"/>
    <w:lvl w:ilvl="0" w:tplc="7D92E628">
      <w:start w:val="1"/>
      <w:numFmt w:val="none"/>
      <w:pStyle w:val="a9"/>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3847917"/>
    <w:multiLevelType w:val="multilevel"/>
    <w:tmpl w:val="8424C140"/>
    <w:name w:val=""/>
    <w:lvl w:ilvl="0">
      <w:start w:val="6"/>
      <w:numFmt w:val="decimal"/>
      <w:lvlText w:val="%1"/>
      <w:lvlJc w:val="left"/>
      <w:pPr>
        <w:tabs>
          <w:tab w:val="num" w:pos="525"/>
        </w:tabs>
        <w:ind w:left="525" w:hanging="525"/>
      </w:pPr>
      <w:rPr>
        <w:rFonts w:hint="eastAsia"/>
      </w:rPr>
    </w:lvl>
    <w:lvl w:ilvl="1">
      <w:start w:val="9"/>
      <w:numFmt w:val="decimal"/>
      <w:lvlText w:val="%1.%2"/>
      <w:lvlJc w:val="left"/>
      <w:pPr>
        <w:tabs>
          <w:tab w:val="num" w:pos="525"/>
        </w:tabs>
        <w:ind w:left="525" w:hanging="525"/>
      </w:pPr>
      <w:rPr>
        <w:rFonts w:hint="eastAsia"/>
      </w:rPr>
    </w:lvl>
    <w:lvl w:ilvl="2">
      <w:start w:val="2"/>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37" w15:restartNumberingAfterBreak="0">
    <w:nsid w:val="646260FA"/>
    <w:multiLevelType w:val="multilevel"/>
    <w:tmpl w:val="4D960A26"/>
    <w:lvl w:ilvl="0">
      <w:start w:val="1"/>
      <w:numFmt w:val="decimal"/>
      <w:pStyle w:val="aa"/>
      <w:suff w:val="nothing"/>
      <w:lvlText w:val="表%1　"/>
      <w:lvlJc w:val="left"/>
      <w:pPr>
        <w:ind w:left="0" w:firstLine="0"/>
      </w:pPr>
      <w:rPr>
        <w:rFonts w:ascii="黑体" w:eastAsia="黑体" w:hAnsi="Times New Roman" w:hint="eastAsia"/>
        <w:b w:val="0"/>
        <w:i w:val="0"/>
        <w:sz w:val="24"/>
        <w:szCs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8" w15:restartNumberingAfterBreak="0">
    <w:nsid w:val="657D3FBC"/>
    <w:multiLevelType w:val="multilevel"/>
    <w:tmpl w:val="99F6EA58"/>
    <w:lvl w:ilvl="0">
      <w:start w:val="1"/>
      <w:numFmt w:val="upperLetter"/>
      <w:pStyle w:val="ab"/>
      <w:suff w:val="nothing"/>
      <w:lvlText w:val="附　录　%1"/>
      <w:lvlJc w:val="left"/>
      <w:pPr>
        <w:ind w:left="4200" w:firstLine="0"/>
      </w:pPr>
      <w:rPr>
        <w:rFonts w:ascii="黑体" w:eastAsia="黑体" w:hAnsi="Times New Roman" w:hint="eastAsia"/>
        <w:b w:val="0"/>
        <w:i w:val="0"/>
        <w:sz w:val="24"/>
        <w:szCs w:val="24"/>
        <w:lang w:val="en-US"/>
      </w:rPr>
    </w:lvl>
    <w:lvl w:ilvl="1">
      <w:start w:val="1"/>
      <w:numFmt w:val="decimal"/>
      <w:pStyle w:val="ac"/>
      <w:suff w:val="nothing"/>
      <w:lvlText w:val="%1.%2　"/>
      <w:lvlJc w:val="left"/>
      <w:pPr>
        <w:ind w:left="315" w:firstLine="0"/>
      </w:pPr>
      <w:rPr>
        <w:rFonts w:ascii="黑体" w:eastAsia="黑体" w:hAnsi="Times New Roman" w:hint="eastAsia"/>
        <w:b w:val="0"/>
        <w:i w:val="0"/>
        <w:snapToGrid/>
        <w:spacing w:val="0"/>
        <w:w w:val="100"/>
        <w:kern w:val="21"/>
        <w:sz w:val="24"/>
        <w:szCs w:val="24"/>
      </w:rPr>
    </w:lvl>
    <w:lvl w:ilvl="2">
      <w:start w:val="1"/>
      <w:numFmt w:val="decimal"/>
      <w:pStyle w:val="ad"/>
      <w:suff w:val="nothing"/>
      <w:lvlText w:val="%1.%2.%3　"/>
      <w:lvlJc w:val="left"/>
      <w:pPr>
        <w:ind w:left="0" w:firstLine="0"/>
      </w:pPr>
      <w:rPr>
        <w:rFonts w:ascii="黑体" w:eastAsia="黑体" w:hAnsi="Times New Roman" w:hint="eastAsia"/>
        <w:b w:val="0"/>
        <w:i w:val="0"/>
        <w:sz w:val="24"/>
        <w:szCs w:val="24"/>
      </w:rPr>
    </w:lvl>
    <w:lvl w:ilvl="3">
      <w:start w:val="1"/>
      <w:numFmt w:val="decimal"/>
      <w:pStyle w:val="ae"/>
      <w:suff w:val="nothing"/>
      <w:lvlText w:val="%1.%2.%3.%4　"/>
      <w:lvlJc w:val="left"/>
      <w:pPr>
        <w:ind w:left="0" w:firstLine="0"/>
      </w:pPr>
      <w:rPr>
        <w:rFonts w:ascii="黑体" w:eastAsia="黑体" w:hAnsi="Times New Roman" w:hint="eastAsia"/>
        <w:b w:val="0"/>
        <w:i w:val="0"/>
        <w:sz w:val="21"/>
      </w:rPr>
    </w:lvl>
    <w:lvl w:ilvl="4">
      <w:start w:val="1"/>
      <w:numFmt w:val="decimal"/>
      <w:pStyle w:val="af"/>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6CEA2025"/>
    <w:multiLevelType w:val="multilevel"/>
    <w:tmpl w:val="2A0EC0F4"/>
    <w:lvl w:ilvl="0">
      <w:start w:val="1"/>
      <w:numFmt w:val="none"/>
      <w:pStyle w:val="af2"/>
      <w:suff w:val="nothing"/>
      <w:lvlText w:val="%1"/>
      <w:lvlJc w:val="left"/>
      <w:pPr>
        <w:ind w:left="0" w:firstLine="0"/>
      </w:pPr>
      <w:rPr>
        <w:rFonts w:ascii="Times New Roman" w:hAnsi="Times New Roman" w:hint="default"/>
        <w:b/>
        <w:i w:val="0"/>
        <w:sz w:val="21"/>
      </w:rPr>
    </w:lvl>
    <w:lvl w:ilvl="1">
      <w:start w:val="1"/>
      <w:numFmt w:val="decimal"/>
      <w:pStyle w:val="af3"/>
      <w:suff w:val="nothing"/>
      <w:lvlText w:val="%1%2　"/>
      <w:lvlJc w:val="left"/>
      <w:pPr>
        <w:ind w:left="0" w:firstLine="0"/>
      </w:pPr>
      <w:rPr>
        <w:rFonts w:ascii="黑体" w:eastAsia="黑体" w:hAnsi="Times New Roman" w:hint="eastAsia"/>
        <w:b w:val="0"/>
        <w:i w:val="0"/>
        <w:sz w:val="21"/>
      </w:rPr>
    </w:lvl>
    <w:lvl w:ilvl="2">
      <w:start w:val="1"/>
      <w:numFmt w:val="decimal"/>
      <w:pStyle w:val="af4"/>
      <w:suff w:val="nothing"/>
      <w:lvlText w:val="%1%2.%3　"/>
      <w:lvlJc w:val="left"/>
      <w:pPr>
        <w:ind w:left="0" w:firstLine="0"/>
      </w:pPr>
      <w:rPr>
        <w:rFonts w:ascii="宋体" w:eastAsia="宋体" w:hAnsi="宋体" w:hint="eastAsia"/>
        <w:b w:val="0"/>
        <w:i w:val="0"/>
        <w:color w:val="000000"/>
        <w:sz w:val="21"/>
        <w:szCs w:val="21"/>
      </w:rPr>
    </w:lvl>
    <w:lvl w:ilvl="3">
      <w:start w:val="1"/>
      <w:numFmt w:val="decimal"/>
      <w:pStyle w:val="af5"/>
      <w:suff w:val="nothing"/>
      <w:lvlText w:val="%1%2.%3.%4　"/>
      <w:lvlJc w:val="left"/>
      <w:pPr>
        <w:ind w:left="525" w:firstLine="0"/>
      </w:pPr>
      <w:rPr>
        <w:rFonts w:ascii="黑体" w:eastAsia="黑体" w:hAnsi="Times New Roman" w:hint="eastAsia"/>
        <w:b w:val="0"/>
        <w:i w:val="0"/>
        <w:sz w:val="21"/>
        <w:szCs w:val="21"/>
      </w:rPr>
    </w:lvl>
    <w:lvl w:ilvl="4">
      <w:start w:val="1"/>
      <w:numFmt w:val="decimal"/>
      <w:pStyle w:val="af6"/>
      <w:suff w:val="nothing"/>
      <w:lvlText w:val="%1%2.%3.%4.%5　"/>
      <w:lvlJc w:val="left"/>
      <w:pPr>
        <w:ind w:left="0" w:firstLine="0"/>
      </w:pPr>
      <w:rPr>
        <w:rFonts w:ascii="黑体" w:eastAsia="黑体" w:hAnsi="Times New Roman" w:hint="eastAsia"/>
        <w:b w:val="0"/>
        <w:i w:val="0"/>
        <w:sz w:val="21"/>
      </w:rPr>
    </w:lvl>
    <w:lvl w:ilvl="5">
      <w:start w:val="1"/>
      <w:numFmt w:val="decimal"/>
      <w:pStyle w:val="af7"/>
      <w:suff w:val="nothing"/>
      <w:lvlText w:val="%1%2.%3.%4.%5.%6　"/>
      <w:lvlJc w:val="left"/>
      <w:pPr>
        <w:ind w:left="0" w:firstLine="0"/>
      </w:pPr>
      <w:rPr>
        <w:rFonts w:ascii="黑体" w:eastAsia="黑体" w:hAnsi="Times New Roman" w:hint="eastAsia"/>
        <w:b w:val="0"/>
        <w:i w:val="0"/>
        <w:sz w:val="21"/>
      </w:rPr>
    </w:lvl>
    <w:lvl w:ilvl="6">
      <w:start w:val="1"/>
      <w:numFmt w:val="decimal"/>
      <w:pStyle w:val="af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0" w15:restartNumberingAfterBreak="0">
    <w:nsid w:val="6DBF04F4"/>
    <w:multiLevelType w:val="hybridMultilevel"/>
    <w:tmpl w:val="17F46BBA"/>
    <w:lvl w:ilvl="0" w:tplc="59FA5E12">
      <w:start w:val="1"/>
      <w:numFmt w:val="none"/>
      <w:pStyle w:val="af9"/>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6933334"/>
    <w:multiLevelType w:val="hybridMultilevel"/>
    <w:tmpl w:val="3988A40A"/>
    <w:lvl w:ilvl="0" w:tplc="C8D06B5A">
      <w:start w:val="1"/>
      <w:numFmt w:val="none"/>
      <w:pStyle w:val="afa"/>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7A625343"/>
    <w:multiLevelType w:val="hybridMultilevel"/>
    <w:tmpl w:val="CD6E827A"/>
    <w:lvl w:ilvl="0" w:tplc="6C1268B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01"/>
        </w:tabs>
        <w:ind w:left="1001" w:hanging="420"/>
      </w:pPr>
    </w:lvl>
    <w:lvl w:ilvl="2" w:tplc="0409001B" w:tentative="1">
      <w:start w:val="1"/>
      <w:numFmt w:val="lowerRoman"/>
      <w:lvlText w:val="%3."/>
      <w:lvlJc w:val="right"/>
      <w:pPr>
        <w:tabs>
          <w:tab w:val="num" w:pos="1421"/>
        </w:tabs>
        <w:ind w:left="1421" w:hanging="420"/>
      </w:pPr>
    </w:lvl>
    <w:lvl w:ilvl="3" w:tplc="0409000F" w:tentative="1">
      <w:start w:val="1"/>
      <w:numFmt w:val="decimal"/>
      <w:lvlText w:val="%4."/>
      <w:lvlJc w:val="left"/>
      <w:pPr>
        <w:tabs>
          <w:tab w:val="num" w:pos="1841"/>
        </w:tabs>
        <w:ind w:left="1841" w:hanging="420"/>
      </w:pPr>
    </w:lvl>
    <w:lvl w:ilvl="4" w:tplc="04090019" w:tentative="1">
      <w:start w:val="1"/>
      <w:numFmt w:val="lowerLetter"/>
      <w:lvlText w:val="%5)"/>
      <w:lvlJc w:val="left"/>
      <w:pPr>
        <w:tabs>
          <w:tab w:val="num" w:pos="2261"/>
        </w:tabs>
        <w:ind w:left="2261" w:hanging="420"/>
      </w:pPr>
    </w:lvl>
    <w:lvl w:ilvl="5" w:tplc="0409001B" w:tentative="1">
      <w:start w:val="1"/>
      <w:numFmt w:val="lowerRoman"/>
      <w:lvlText w:val="%6."/>
      <w:lvlJc w:val="right"/>
      <w:pPr>
        <w:tabs>
          <w:tab w:val="num" w:pos="2681"/>
        </w:tabs>
        <w:ind w:left="2681" w:hanging="420"/>
      </w:pPr>
    </w:lvl>
    <w:lvl w:ilvl="6" w:tplc="0409000F" w:tentative="1">
      <w:start w:val="1"/>
      <w:numFmt w:val="decimal"/>
      <w:lvlText w:val="%7."/>
      <w:lvlJc w:val="left"/>
      <w:pPr>
        <w:tabs>
          <w:tab w:val="num" w:pos="3101"/>
        </w:tabs>
        <w:ind w:left="3101" w:hanging="420"/>
      </w:pPr>
    </w:lvl>
    <w:lvl w:ilvl="7" w:tplc="04090019" w:tentative="1">
      <w:start w:val="1"/>
      <w:numFmt w:val="lowerLetter"/>
      <w:lvlText w:val="%8)"/>
      <w:lvlJc w:val="left"/>
      <w:pPr>
        <w:tabs>
          <w:tab w:val="num" w:pos="3521"/>
        </w:tabs>
        <w:ind w:left="3521" w:hanging="420"/>
      </w:pPr>
    </w:lvl>
    <w:lvl w:ilvl="8" w:tplc="0409001B" w:tentative="1">
      <w:start w:val="1"/>
      <w:numFmt w:val="lowerRoman"/>
      <w:lvlText w:val="%9."/>
      <w:lvlJc w:val="right"/>
      <w:pPr>
        <w:tabs>
          <w:tab w:val="num" w:pos="3941"/>
        </w:tabs>
        <w:ind w:left="3941" w:hanging="420"/>
      </w:pPr>
    </w:lvl>
  </w:abstractNum>
  <w:num w:numId="1" w16cid:durableId="702484386">
    <w:abstractNumId w:val="1"/>
  </w:num>
  <w:num w:numId="2" w16cid:durableId="2044936653">
    <w:abstractNumId w:val="1"/>
  </w:num>
  <w:num w:numId="3" w16cid:durableId="690716449">
    <w:abstractNumId w:val="1"/>
  </w:num>
  <w:num w:numId="4" w16cid:durableId="1835105665">
    <w:abstractNumId w:val="1"/>
  </w:num>
  <w:num w:numId="5" w16cid:durableId="257762612">
    <w:abstractNumId w:val="1"/>
  </w:num>
  <w:num w:numId="6" w16cid:durableId="79062861">
    <w:abstractNumId w:val="39"/>
  </w:num>
  <w:num w:numId="7" w16cid:durableId="1192187902">
    <w:abstractNumId w:val="41"/>
  </w:num>
  <w:num w:numId="8" w16cid:durableId="105853861">
    <w:abstractNumId w:val="18"/>
  </w:num>
  <w:num w:numId="9" w16cid:durableId="1890527384">
    <w:abstractNumId w:val="2"/>
  </w:num>
  <w:num w:numId="10" w16cid:durableId="132454021">
    <w:abstractNumId w:val="40"/>
  </w:num>
  <w:num w:numId="11" w16cid:durableId="289094716">
    <w:abstractNumId w:val="24"/>
  </w:num>
  <w:num w:numId="12" w16cid:durableId="143671257">
    <w:abstractNumId w:val="37"/>
  </w:num>
  <w:num w:numId="13" w16cid:durableId="380594904">
    <w:abstractNumId w:val="29"/>
  </w:num>
  <w:num w:numId="14" w16cid:durableId="1020669352">
    <w:abstractNumId w:val="38"/>
  </w:num>
  <w:num w:numId="15" w16cid:durableId="1113012824">
    <w:abstractNumId w:val="38"/>
  </w:num>
  <w:num w:numId="16" w16cid:durableId="293487270">
    <w:abstractNumId w:val="38"/>
  </w:num>
  <w:num w:numId="17" w16cid:durableId="513768785">
    <w:abstractNumId w:val="38"/>
  </w:num>
  <w:num w:numId="18" w16cid:durableId="1306467677">
    <w:abstractNumId w:val="38"/>
  </w:num>
  <w:num w:numId="19" w16cid:durableId="858279168">
    <w:abstractNumId w:val="38"/>
  </w:num>
  <w:num w:numId="20" w16cid:durableId="792603707">
    <w:abstractNumId w:val="38"/>
  </w:num>
  <w:num w:numId="21" w16cid:durableId="34619745">
    <w:abstractNumId w:val="35"/>
  </w:num>
  <w:num w:numId="22" w16cid:durableId="1903710979">
    <w:abstractNumId w:val="22"/>
  </w:num>
  <w:num w:numId="23" w16cid:durableId="1869877563">
    <w:abstractNumId w:val="16"/>
  </w:num>
  <w:num w:numId="24" w16cid:durableId="1190140119">
    <w:abstractNumId w:val="28"/>
  </w:num>
  <w:num w:numId="25" w16cid:durableId="478884859">
    <w:abstractNumId w:val="23"/>
  </w:num>
  <w:num w:numId="26" w16cid:durableId="1935043916">
    <w:abstractNumId w:val="8"/>
  </w:num>
  <w:num w:numId="27" w16cid:durableId="1354183790">
    <w:abstractNumId w:val="42"/>
  </w:num>
  <w:num w:numId="28" w16cid:durableId="511770677">
    <w:abstractNumId w:val="11"/>
  </w:num>
  <w:num w:numId="29" w16cid:durableId="812402973">
    <w:abstractNumId w:val="21"/>
  </w:num>
  <w:num w:numId="30" w16cid:durableId="369845268">
    <w:abstractNumId w:val="7"/>
  </w:num>
  <w:num w:numId="31" w16cid:durableId="566308571">
    <w:abstractNumId w:val="6"/>
  </w:num>
  <w:num w:numId="32" w16cid:durableId="1005863865">
    <w:abstractNumId w:val="20"/>
  </w:num>
  <w:num w:numId="33" w16cid:durableId="1455564548">
    <w:abstractNumId w:val="17"/>
  </w:num>
  <w:num w:numId="34" w16cid:durableId="2006089202">
    <w:abstractNumId w:val="9"/>
  </w:num>
  <w:num w:numId="35" w16cid:durableId="149323500">
    <w:abstractNumId w:val="19"/>
  </w:num>
  <w:num w:numId="36" w16cid:durableId="160002653">
    <w:abstractNumId w:val="12"/>
  </w:num>
  <w:num w:numId="37" w16cid:durableId="692460510">
    <w:abstractNumId w:val="30"/>
  </w:num>
  <w:num w:numId="38" w16cid:durableId="1497846852">
    <w:abstractNumId w:val="0"/>
  </w:num>
  <w:num w:numId="39" w16cid:durableId="149753317">
    <w:abstractNumId w:val="3"/>
  </w:num>
  <w:num w:numId="40" w16cid:durableId="957448136">
    <w:abstractNumId w:val="13"/>
  </w:num>
  <w:num w:numId="41" w16cid:durableId="1697731650">
    <w:abstractNumId w:val="25"/>
  </w:num>
  <w:num w:numId="42" w16cid:durableId="993993522">
    <w:abstractNumId w:val="3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18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1B6"/>
    <w:rsid w:val="00001A55"/>
    <w:rsid w:val="000035BC"/>
    <w:rsid w:val="00020788"/>
    <w:rsid w:val="00023EB3"/>
    <w:rsid w:val="000425F5"/>
    <w:rsid w:val="00043021"/>
    <w:rsid w:val="00047543"/>
    <w:rsid w:val="0005634C"/>
    <w:rsid w:val="0006225C"/>
    <w:rsid w:val="000628D3"/>
    <w:rsid w:val="00063778"/>
    <w:rsid w:val="00063ECD"/>
    <w:rsid w:val="00080AC3"/>
    <w:rsid w:val="00080D81"/>
    <w:rsid w:val="00082835"/>
    <w:rsid w:val="000878C1"/>
    <w:rsid w:val="0009446B"/>
    <w:rsid w:val="000A3442"/>
    <w:rsid w:val="000A43E6"/>
    <w:rsid w:val="000A71B9"/>
    <w:rsid w:val="000B532C"/>
    <w:rsid w:val="000C41F8"/>
    <w:rsid w:val="000D2FF2"/>
    <w:rsid w:val="000D42A0"/>
    <w:rsid w:val="000E3F25"/>
    <w:rsid w:val="000E4134"/>
    <w:rsid w:val="000E4C8B"/>
    <w:rsid w:val="000F20FD"/>
    <w:rsid w:val="00102DA3"/>
    <w:rsid w:val="00102F72"/>
    <w:rsid w:val="0010341B"/>
    <w:rsid w:val="00106DDD"/>
    <w:rsid w:val="00107861"/>
    <w:rsid w:val="0011405D"/>
    <w:rsid w:val="00115F61"/>
    <w:rsid w:val="0011670F"/>
    <w:rsid w:val="00117617"/>
    <w:rsid w:val="001217A4"/>
    <w:rsid w:val="00127E4A"/>
    <w:rsid w:val="00131409"/>
    <w:rsid w:val="001329BF"/>
    <w:rsid w:val="00136118"/>
    <w:rsid w:val="00143908"/>
    <w:rsid w:val="00145041"/>
    <w:rsid w:val="001452E3"/>
    <w:rsid w:val="00166E48"/>
    <w:rsid w:val="001742CF"/>
    <w:rsid w:val="001859EB"/>
    <w:rsid w:val="00185AF2"/>
    <w:rsid w:val="00191ACB"/>
    <w:rsid w:val="001A468A"/>
    <w:rsid w:val="001B166A"/>
    <w:rsid w:val="001C1F3E"/>
    <w:rsid w:val="001C2903"/>
    <w:rsid w:val="001C50DF"/>
    <w:rsid w:val="001D4DE4"/>
    <w:rsid w:val="001D7ECB"/>
    <w:rsid w:val="001E6471"/>
    <w:rsid w:val="001E6D42"/>
    <w:rsid w:val="001F0664"/>
    <w:rsid w:val="001F388E"/>
    <w:rsid w:val="001F5AC0"/>
    <w:rsid w:val="001F67DA"/>
    <w:rsid w:val="001F6A38"/>
    <w:rsid w:val="00200252"/>
    <w:rsid w:val="00200C6F"/>
    <w:rsid w:val="002039F8"/>
    <w:rsid w:val="00205A7C"/>
    <w:rsid w:val="00206D8B"/>
    <w:rsid w:val="002106E6"/>
    <w:rsid w:val="00212066"/>
    <w:rsid w:val="00212235"/>
    <w:rsid w:val="00212360"/>
    <w:rsid w:val="002131B6"/>
    <w:rsid w:val="0022635D"/>
    <w:rsid w:val="00230BF8"/>
    <w:rsid w:val="0024269B"/>
    <w:rsid w:val="00245D29"/>
    <w:rsid w:val="002464B2"/>
    <w:rsid w:val="00251DE3"/>
    <w:rsid w:val="002572B2"/>
    <w:rsid w:val="00262A94"/>
    <w:rsid w:val="00262F22"/>
    <w:rsid w:val="002738D4"/>
    <w:rsid w:val="00274F4A"/>
    <w:rsid w:val="0027624B"/>
    <w:rsid w:val="00277447"/>
    <w:rsid w:val="002813B5"/>
    <w:rsid w:val="002839A5"/>
    <w:rsid w:val="0028651B"/>
    <w:rsid w:val="0028741B"/>
    <w:rsid w:val="00295039"/>
    <w:rsid w:val="002A17EB"/>
    <w:rsid w:val="002A2706"/>
    <w:rsid w:val="002B1D39"/>
    <w:rsid w:val="002C0AF1"/>
    <w:rsid w:val="002C1D23"/>
    <w:rsid w:val="002E1B6D"/>
    <w:rsid w:val="002E2D67"/>
    <w:rsid w:val="002F115C"/>
    <w:rsid w:val="00302091"/>
    <w:rsid w:val="00304194"/>
    <w:rsid w:val="003049B7"/>
    <w:rsid w:val="00315669"/>
    <w:rsid w:val="00315AB7"/>
    <w:rsid w:val="00321EBF"/>
    <w:rsid w:val="00326E2F"/>
    <w:rsid w:val="00335A5D"/>
    <w:rsid w:val="003408E2"/>
    <w:rsid w:val="00341D02"/>
    <w:rsid w:val="003422B5"/>
    <w:rsid w:val="00360B4F"/>
    <w:rsid w:val="00361793"/>
    <w:rsid w:val="00364F75"/>
    <w:rsid w:val="003675DE"/>
    <w:rsid w:val="003729D2"/>
    <w:rsid w:val="003847D1"/>
    <w:rsid w:val="00386801"/>
    <w:rsid w:val="0039448A"/>
    <w:rsid w:val="00395010"/>
    <w:rsid w:val="003B113B"/>
    <w:rsid w:val="003C0764"/>
    <w:rsid w:val="003C227D"/>
    <w:rsid w:val="003E42CC"/>
    <w:rsid w:val="003F7D93"/>
    <w:rsid w:val="004004ED"/>
    <w:rsid w:val="00400A96"/>
    <w:rsid w:val="0040159E"/>
    <w:rsid w:val="0040726E"/>
    <w:rsid w:val="00407826"/>
    <w:rsid w:val="004115E0"/>
    <w:rsid w:val="0041166B"/>
    <w:rsid w:val="00411CD7"/>
    <w:rsid w:val="00420949"/>
    <w:rsid w:val="00420ED0"/>
    <w:rsid w:val="00424B46"/>
    <w:rsid w:val="00427F8A"/>
    <w:rsid w:val="00431087"/>
    <w:rsid w:val="00434428"/>
    <w:rsid w:val="00440EF4"/>
    <w:rsid w:val="00442D5F"/>
    <w:rsid w:val="00445F03"/>
    <w:rsid w:val="00446067"/>
    <w:rsid w:val="00447CD6"/>
    <w:rsid w:val="004529CD"/>
    <w:rsid w:val="00460A66"/>
    <w:rsid w:val="00461171"/>
    <w:rsid w:val="00461A55"/>
    <w:rsid w:val="004771F6"/>
    <w:rsid w:val="00483B5B"/>
    <w:rsid w:val="0048587C"/>
    <w:rsid w:val="0049132D"/>
    <w:rsid w:val="00494074"/>
    <w:rsid w:val="0049742B"/>
    <w:rsid w:val="004A007F"/>
    <w:rsid w:val="004A30E7"/>
    <w:rsid w:val="004B2CB0"/>
    <w:rsid w:val="004B7F3D"/>
    <w:rsid w:val="004C625C"/>
    <w:rsid w:val="004E2F26"/>
    <w:rsid w:val="004E5502"/>
    <w:rsid w:val="004F1D58"/>
    <w:rsid w:val="004F659C"/>
    <w:rsid w:val="00512E2A"/>
    <w:rsid w:val="005163D9"/>
    <w:rsid w:val="0052013F"/>
    <w:rsid w:val="0052031E"/>
    <w:rsid w:val="00520A49"/>
    <w:rsid w:val="00525809"/>
    <w:rsid w:val="005260E9"/>
    <w:rsid w:val="00526950"/>
    <w:rsid w:val="00532678"/>
    <w:rsid w:val="00541AEA"/>
    <w:rsid w:val="005457C9"/>
    <w:rsid w:val="00551E1E"/>
    <w:rsid w:val="00561E1A"/>
    <w:rsid w:val="005623D0"/>
    <w:rsid w:val="00562DEF"/>
    <w:rsid w:val="005669AD"/>
    <w:rsid w:val="005676B4"/>
    <w:rsid w:val="00571D01"/>
    <w:rsid w:val="00573D12"/>
    <w:rsid w:val="00587C21"/>
    <w:rsid w:val="00597040"/>
    <w:rsid w:val="005A0651"/>
    <w:rsid w:val="005A2A56"/>
    <w:rsid w:val="005C24F9"/>
    <w:rsid w:val="005C62F5"/>
    <w:rsid w:val="005C6333"/>
    <w:rsid w:val="005D2B1A"/>
    <w:rsid w:val="005D696C"/>
    <w:rsid w:val="005F64CE"/>
    <w:rsid w:val="006033B6"/>
    <w:rsid w:val="00605291"/>
    <w:rsid w:val="00610592"/>
    <w:rsid w:val="00611DE4"/>
    <w:rsid w:val="0061241B"/>
    <w:rsid w:val="00612EF5"/>
    <w:rsid w:val="006139E7"/>
    <w:rsid w:val="006152C8"/>
    <w:rsid w:val="0064372F"/>
    <w:rsid w:val="0064777F"/>
    <w:rsid w:val="00665195"/>
    <w:rsid w:val="006672A3"/>
    <w:rsid w:val="00672211"/>
    <w:rsid w:val="0068204B"/>
    <w:rsid w:val="006A24BF"/>
    <w:rsid w:val="006B00A3"/>
    <w:rsid w:val="006C03FD"/>
    <w:rsid w:val="006C0F8C"/>
    <w:rsid w:val="006C2973"/>
    <w:rsid w:val="006C529B"/>
    <w:rsid w:val="006C6E89"/>
    <w:rsid w:val="006C7B7D"/>
    <w:rsid w:val="006D5741"/>
    <w:rsid w:val="006E3BBF"/>
    <w:rsid w:val="006E6456"/>
    <w:rsid w:val="006F4723"/>
    <w:rsid w:val="007026F3"/>
    <w:rsid w:val="0070305E"/>
    <w:rsid w:val="007046FC"/>
    <w:rsid w:val="00704EEC"/>
    <w:rsid w:val="00707CEC"/>
    <w:rsid w:val="00711BB2"/>
    <w:rsid w:val="00713F87"/>
    <w:rsid w:val="00716A49"/>
    <w:rsid w:val="00716D15"/>
    <w:rsid w:val="00722919"/>
    <w:rsid w:val="00722D95"/>
    <w:rsid w:val="007257F2"/>
    <w:rsid w:val="00741B07"/>
    <w:rsid w:val="007500E0"/>
    <w:rsid w:val="007540FD"/>
    <w:rsid w:val="0075691F"/>
    <w:rsid w:val="00783A1F"/>
    <w:rsid w:val="00784B92"/>
    <w:rsid w:val="00786EEE"/>
    <w:rsid w:val="00793DF9"/>
    <w:rsid w:val="00794BB3"/>
    <w:rsid w:val="007A066A"/>
    <w:rsid w:val="007A390B"/>
    <w:rsid w:val="007A4B6A"/>
    <w:rsid w:val="007B0548"/>
    <w:rsid w:val="007B3E73"/>
    <w:rsid w:val="007B6238"/>
    <w:rsid w:val="007C271F"/>
    <w:rsid w:val="007C29F5"/>
    <w:rsid w:val="007C5A39"/>
    <w:rsid w:val="007C65EF"/>
    <w:rsid w:val="007C6C59"/>
    <w:rsid w:val="007D3DE2"/>
    <w:rsid w:val="007D486C"/>
    <w:rsid w:val="007D5AB7"/>
    <w:rsid w:val="007D6C38"/>
    <w:rsid w:val="007E6C46"/>
    <w:rsid w:val="007F1676"/>
    <w:rsid w:val="007F2DF1"/>
    <w:rsid w:val="007F6B12"/>
    <w:rsid w:val="007F7317"/>
    <w:rsid w:val="00805F7A"/>
    <w:rsid w:val="00814A4E"/>
    <w:rsid w:val="00816901"/>
    <w:rsid w:val="008242C2"/>
    <w:rsid w:val="008329B7"/>
    <w:rsid w:val="00835F4C"/>
    <w:rsid w:val="00847276"/>
    <w:rsid w:val="0085063E"/>
    <w:rsid w:val="008528AC"/>
    <w:rsid w:val="00857064"/>
    <w:rsid w:val="0089135D"/>
    <w:rsid w:val="008926C1"/>
    <w:rsid w:val="00894F7E"/>
    <w:rsid w:val="008A26A0"/>
    <w:rsid w:val="008A6219"/>
    <w:rsid w:val="008B257A"/>
    <w:rsid w:val="008B44B2"/>
    <w:rsid w:val="008B625F"/>
    <w:rsid w:val="008B6ABA"/>
    <w:rsid w:val="008C6314"/>
    <w:rsid w:val="008D1A75"/>
    <w:rsid w:val="008D4C55"/>
    <w:rsid w:val="008D5F6A"/>
    <w:rsid w:val="008E49CD"/>
    <w:rsid w:val="008F137E"/>
    <w:rsid w:val="008F7685"/>
    <w:rsid w:val="00903EC7"/>
    <w:rsid w:val="0090723B"/>
    <w:rsid w:val="00912F37"/>
    <w:rsid w:val="00917E0F"/>
    <w:rsid w:val="00923130"/>
    <w:rsid w:val="009238D5"/>
    <w:rsid w:val="00926F45"/>
    <w:rsid w:val="00934B5D"/>
    <w:rsid w:val="009356CC"/>
    <w:rsid w:val="00941236"/>
    <w:rsid w:val="00942335"/>
    <w:rsid w:val="0094426D"/>
    <w:rsid w:val="00962E54"/>
    <w:rsid w:val="00964013"/>
    <w:rsid w:val="00974570"/>
    <w:rsid w:val="00991874"/>
    <w:rsid w:val="00997CC9"/>
    <w:rsid w:val="009A11FA"/>
    <w:rsid w:val="009A1F0E"/>
    <w:rsid w:val="009A32FC"/>
    <w:rsid w:val="009B08F3"/>
    <w:rsid w:val="009D090A"/>
    <w:rsid w:val="009D4C14"/>
    <w:rsid w:val="009D4D9D"/>
    <w:rsid w:val="009E31A5"/>
    <w:rsid w:val="009E6C7A"/>
    <w:rsid w:val="009E7AC0"/>
    <w:rsid w:val="009F17DC"/>
    <w:rsid w:val="009F59BE"/>
    <w:rsid w:val="009F5B86"/>
    <w:rsid w:val="009F7894"/>
    <w:rsid w:val="009F7CFD"/>
    <w:rsid w:val="00A00CA2"/>
    <w:rsid w:val="00A02A43"/>
    <w:rsid w:val="00A05F58"/>
    <w:rsid w:val="00A10F46"/>
    <w:rsid w:val="00A22719"/>
    <w:rsid w:val="00A3184A"/>
    <w:rsid w:val="00A32FFF"/>
    <w:rsid w:val="00A3542E"/>
    <w:rsid w:val="00A3565A"/>
    <w:rsid w:val="00A42301"/>
    <w:rsid w:val="00A42C40"/>
    <w:rsid w:val="00A43222"/>
    <w:rsid w:val="00A47233"/>
    <w:rsid w:val="00A47AFC"/>
    <w:rsid w:val="00A47D6C"/>
    <w:rsid w:val="00A56436"/>
    <w:rsid w:val="00A63D24"/>
    <w:rsid w:val="00A829F4"/>
    <w:rsid w:val="00A82C41"/>
    <w:rsid w:val="00A91164"/>
    <w:rsid w:val="00A92D45"/>
    <w:rsid w:val="00A95EBC"/>
    <w:rsid w:val="00A96780"/>
    <w:rsid w:val="00AA018F"/>
    <w:rsid w:val="00AA38FD"/>
    <w:rsid w:val="00AB05A8"/>
    <w:rsid w:val="00AB0A44"/>
    <w:rsid w:val="00AC35F5"/>
    <w:rsid w:val="00AC7C71"/>
    <w:rsid w:val="00AD02CA"/>
    <w:rsid w:val="00AD6CB8"/>
    <w:rsid w:val="00AE3C77"/>
    <w:rsid w:val="00AF2624"/>
    <w:rsid w:val="00AF4F2F"/>
    <w:rsid w:val="00AF5ADE"/>
    <w:rsid w:val="00AF5C89"/>
    <w:rsid w:val="00AF6071"/>
    <w:rsid w:val="00AF6245"/>
    <w:rsid w:val="00B0093A"/>
    <w:rsid w:val="00B0200F"/>
    <w:rsid w:val="00B02429"/>
    <w:rsid w:val="00B03DBF"/>
    <w:rsid w:val="00B06B37"/>
    <w:rsid w:val="00B07319"/>
    <w:rsid w:val="00B12251"/>
    <w:rsid w:val="00B13825"/>
    <w:rsid w:val="00B15B37"/>
    <w:rsid w:val="00B15F4F"/>
    <w:rsid w:val="00B229B1"/>
    <w:rsid w:val="00B25882"/>
    <w:rsid w:val="00B27101"/>
    <w:rsid w:val="00B3091A"/>
    <w:rsid w:val="00B30E8E"/>
    <w:rsid w:val="00B369E1"/>
    <w:rsid w:val="00B437FB"/>
    <w:rsid w:val="00B61105"/>
    <w:rsid w:val="00B713FF"/>
    <w:rsid w:val="00B71CEE"/>
    <w:rsid w:val="00B77B02"/>
    <w:rsid w:val="00B82E6E"/>
    <w:rsid w:val="00B84DB1"/>
    <w:rsid w:val="00B85FEF"/>
    <w:rsid w:val="00B90580"/>
    <w:rsid w:val="00B92A06"/>
    <w:rsid w:val="00BD30C2"/>
    <w:rsid w:val="00BE2A81"/>
    <w:rsid w:val="00BE50F8"/>
    <w:rsid w:val="00BE5C2E"/>
    <w:rsid w:val="00BE70B1"/>
    <w:rsid w:val="00BF152D"/>
    <w:rsid w:val="00C01DC5"/>
    <w:rsid w:val="00C066D5"/>
    <w:rsid w:val="00C13B0E"/>
    <w:rsid w:val="00C2016C"/>
    <w:rsid w:val="00C207A4"/>
    <w:rsid w:val="00C2102A"/>
    <w:rsid w:val="00C45241"/>
    <w:rsid w:val="00C462A2"/>
    <w:rsid w:val="00C46984"/>
    <w:rsid w:val="00C53FDB"/>
    <w:rsid w:val="00C54A09"/>
    <w:rsid w:val="00C6085D"/>
    <w:rsid w:val="00C62807"/>
    <w:rsid w:val="00C6288B"/>
    <w:rsid w:val="00C631D5"/>
    <w:rsid w:val="00C65DAE"/>
    <w:rsid w:val="00C71436"/>
    <w:rsid w:val="00C74332"/>
    <w:rsid w:val="00C76BAC"/>
    <w:rsid w:val="00C837D4"/>
    <w:rsid w:val="00C84251"/>
    <w:rsid w:val="00C92C9F"/>
    <w:rsid w:val="00CA12D8"/>
    <w:rsid w:val="00CA29D9"/>
    <w:rsid w:val="00CA6AA4"/>
    <w:rsid w:val="00CB19DC"/>
    <w:rsid w:val="00CB65B3"/>
    <w:rsid w:val="00CC772E"/>
    <w:rsid w:val="00CD41BE"/>
    <w:rsid w:val="00CE0C2A"/>
    <w:rsid w:val="00CE1E4F"/>
    <w:rsid w:val="00CE25CF"/>
    <w:rsid w:val="00CE5A09"/>
    <w:rsid w:val="00CE6377"/>
    <w:rsid w:val="00CF1728"/>
    <w:rsid w:val="00CF1FBA"/>
    <w:rsid w:val="00CF381B"/>
    <w:rsid w:val="00CF535B"/>
    <w:rsid w:val="00CF6153"/>
    <w:rsid w:val="00D0011A"/>
    <w:rsid w:val="00D046C3"/>
    <w:rsid w:val="00D14D97"/>
    <w:rsid w:val="00D2066E"/>
    <w:rsid w:val="00D26DA0"/>
    <w:rsid w:val="00D30362"/>
    <w:rsid w:val="00D34BBE"/>
    <w:rsid w:val="00D34CA2"/>
    <w:rsid w:val="00D36D46"/>
    <w:rsid w:val="00D4183D"/>
    <w:rsid w:val="00D47E79"/>
    <w:rsid w:val="00D50463"/>
    <w:rsid w:val="00D52E84"/>
    <w:rsid w:val="00D52F74"/>
    <w:rsid w:val="00D57FA5"/>
    <w:rsid w:val="00D65ACC"/>
    <w:rsid w:val="00D65B68"/>
    <w:rsid w:val="00D67D32"/>
    <w:rsid w:val="00D766D4"/>
    <w:rsid w:val="00D80860"/>
    <w:rsid w:val="00D919E3"/>
    <w:rsid w:val="00D92281"/>
    <w:rsid w:val="00DA397D"/>
    <w:rsid w:val="00DB2EC6"/>
    <w:rsid w:val="00DB54E7"/>
    <w:rsid w:val="00DC1B71"/>
    <w:rsid w:val="00DC2891"/>
    <w:rsid w:val="00DC46B9"/>
    <w:rsid w:val="00DC6D87"/>
    <w:rsid w:val="00DC7554"/>
    <w:rsid w:val="00DD05F5"/>
    <w:rsid w:val="00DD194C"/>
    <w:rsid w:val="00DD3F89"/>
    <w:rsid w:val="00DD41F0"/>
    <w:rsid w:val="00DD5BE2"/>
    <w:rsid w:val="00DE2654"/>
    <w:rsid w:val="00DE45A3"/>
    <w:rsid w:val="00DE7742"/>
    <w:rsid w:val="00DE7E93"/>
    <w:rsid w:val="00DF0086"/>
    <w:rsid w:val="00DF00CD"/>
    <w:rsid w:val="00DF1598"/>
    <w:rsid w:val="00DF774C"/>
    <w:rsid w:val="00E01065"/>
    <w:rsid w:val="00E026F5"/>
    <w:rsid w:val="00E03961"/>
    <w:rsid w:val="00E03B8C"/>
    <w:rsid w:val="00E05A20"/>
    <w:rsid w:val="00E1051B"/>
    <w:rsid w:val="00E110C8"/>
    <w:rsid w:val="00E25ED6"/>
    <w:rsid w:val="00E26B45"/>
    <w:rsid w:val="00E45048"/>
    <w:rsid w:val="00E5020B"/>
    <w:rsid w:val="00E50927"/>
    <w:rsid w:val="00E60D9D"/>
    <w:rsid w:val="00E65E5D"/>
    <w:rsid w:val="00E756C3"/>
    <w:rsid w:val="00E77842"/>
    <w:rsid w:val="00E92AF0"/>
    <w:rsid w:val="00E92D7D"/>
    <w:rsid w:val="00E92E2C"/>
    <w:rsid w:val="00E95294"/>
    <w:rsid w:val="00EA10BF"/>
    <w:rsid w:val="00EA1CCF"/>
    <w:rsid w:val="00EA4878"/>
    <w:rsid w:val="00EA6F1A"/>
    <w:rsid w:val="00EB03A2"/>
    <w:rsid w:val="00EB7224"/>
    <w:rsid w:val="00EC54A9"/>
    <w:rsid w:val="00EE4E68"/>
    <w:rsid w:val="00EE62D1"/>
    <w:rsid w:val="00EF03A7"/>
    <w:rsid w:val="00EF55A0"/>
    <w:rsid w:val="00F011F2"/>
    <w:rsid w:val="00F05359"/>
    <w:rsid w:val="00F059E5"/>
    <w:rsid w:val="00F12F2A"/>
    <w:rsid w:val="00F144F1"/>
    <w:rsid w:val="00F14E72"/>
    <w:rsid w:val="00F26C64"/>
    <w:rsid w:val="00F3165A"/>
    <w:rsid w:val="00F33782"/>
    <w:rsid w:val="00F33ADF"/>
    <w:rsid w:val="00F43645"/>
    <w:rsid w:val="00F4375C"/>
    <w:rsid w:val="00F445D7"/>
    <w:rsid w:val="00F44A40"/>
    <w:rsid w:val="00F44AA4"/>
    <w:rsid w:val="00F44AC8"/>
    <w:rsid w:val="00F5741E"/>
    <w:rsid w:val="00F71225"/>
    <w:rsid w:val="00F76FB4"/>
    <w:rsid w:val="00F77841"/>
    <w:rsid w:val="00F825D9"/>
    <w:rsid w:val="00F83EC4"/>
    <w:rsid w:val="00FA3808"/>
    <w:rsid w:val="00FA7621"/>
    <w:rsid w:val="00FC04E4"/>
    <w:rsid w:val="00FC1E27"/>
    <w:rsid w:val="00FC4D75"/>
    <w:rsid w:val="00FC5020"/>
    <w:rsid w:val="00FC55EF"/>
    <w:rsid w:val="00FC5BEC"/>
    <w:rsid w:val="00FD3915"/>
    <w:rsid w:val="00FD3A6C"/>
    <w:rsid w:val="00FD608B"/>
    <w:rsid w:val="00FD6EE4"/>
    <w:rsid w:val="00FE240E"/>
    <w:rsid w:val="00FF35B6"/>
    <w:rsid w:val="00FF4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182"/>
    <o:shapelayout v:ext="edit">
      <o:idmap v:ext="edit" data="2"/>
    </o:shapelayout>
  </w:shapeDefaults>
  <w:decimalSymbol w:val="."/>
  <w:listSeparator w:val=","/>
  <w14:docId w14:val="45EB4317"/>
  <w15:chartTrackingRefBased/>
  <w15:docId w15:val="{C3713F40-33B4-46E4-89AE-110CCA25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b">
    <w:name w:val="Normal"/>
    <w:qFormat/>
    <w:pPr>
      <w:widowControl w:val="0"/>
      <w:jc w:val="both"/>
    </w:pPr>
    <w:rPr>
      <w:kern w:val="2"/>
      <w:sz w:val="21"/>
      <w:szCs w:val="24"/>
    </w:rPr>
  </w:style>
  <w:style w:type="paragraph" w:styleId="1">
    <w:name w:val="heading 1"/>
    <w:aliases w:val="标题 1 1,head:1#,Head 1,EBI"/>
    <w:basedOn w:val="afb"/>
    <w:next w:val="afb"/>
    <w:qFormat/>
    <w:pPr>
      <w:keepNext/>
      <w:keepLines/>
      <w:numPr>
        <w:numId w:val="25"/>
      </w:numPr>
      <w:spacing w:before="340" w:after="330" w:line="578" w:lineRule="auto"/>
      <w:outlineLvl w:val="0"/>
    </w:pPr>
    <w:rPr>
      <w:b/>
      <w:bCs/>
      <w:kern w:val="44"/>
      <w:sz w:val="44"/>
      <w:szCs w:val="44"/>
    </w:rPr>
  </w:style>
  <w:style w:type="paragraph" w:styleId="2">
    <w:name w:val="heading 2"/>
    <w:aliases w:val="标题 1.1,编号标题2,21,22,23,24,25,211,221,231,26,212,222,232,27,213,223,233,28,214,224,234,241,251,2111,2211,2311,261,2121,2221,2321,271,2131,2231,2331,2 headline,h,headline,S&amp;R2,ERMH2,h2,head:2#,Head 2,EBI 2"/>
    <w:basedOn w:val="afb"/>
    <w:next w:val="afb"/>
    <w:qFormat/>
    <w:pPr>
      <w:keepNext/>
      <w:keepLines/>
      <w:numPr>
        <w:ilvl w:val="1"/>
        <w:numId w:val="25"/>
      </w:numPr>
      <w:spacing w:before="260" w:after="260" w:line="416" w:lineRule="auto"/>
      <w:outlineLvl w:val="1"/>
    </w:pPr>
    <w:rPr>
      <w:rFonts w:ascii="Arial" w:eastAsia="黑体" w:hAnsi="Arial"/>
      <w:b/>
      <w:bCs/>
      <w:sz w:val="32"/>
      <w:szCs w:val="32"/>
    </w:rPr>
  </w:style>
  <w:style w:type="paragraph" w:styleId="3">
    <w:name w:val="heading 3"/>
    <w:aliases w:val="3 bullet,b,2,head:3#,Head 3"/>
    <w:basedOn w:val="afb"/>
    <w:next w:val="afb"/>
    <w:qFormat/>
    <w:pPr>
      <w:keepNext/>
      <w:keepLines/>
      <w:numPr>
        <w:ilvl w:val="2"/>
        <w:numId w:val="25"/>
      </w:numPr>
      <w:spacing w:before="260" w:after="260" w:line="416" w:lineRule="auto"/>
      <w:outlineLvl w:val="2"/>
    </w:pPr>
    <w:rPr>
      <w:b/>
      <w:bCs/>
      <w:sz w:val="32"/>
      <w:szCs w:val="32"/>
    </w:rPr>
  </w:style>
  <w:style w:type="paragraph" w:styleId="4">
    <w:name w:val="heading 4"/>
    <w:aliases w:val="4 dash,d,3,dash,head:4#,Head 4,标题1.1"/>
    <w:basedOn w:val="afb"/>
    <w:next w:val="afb"/>
    <w:qFormat/>
    <w:pPr>
      <w:keepNext/>
      <w:keepLines/>
      <w:numPr>
        <w:ilvl w:val="3"/>
        <w:numId w:val="25"/>
      </w:numPr>
      <w:spacing w:before="280" w:after="290" w:line="376" w:lineRule="auto"/>
      <w:outlineLvl w:val="3"/>
    </w:pPr>
    <w:rPr>
      <w:rFonts w:ascii="Arial" w:eastAsia="黑体" w:hAnsi="Arial"/>
      <w:b/>
      <w:bCs/>
      <w:sz w:val="28"/>
      <w:szCs w:val="28"/>
    </w:rPr>
  </w:style>
  <w:style w:type="paragraph" w:styleId="5">
    <w:name w:val="heading 5"/>
    <w:aliases w:val="head:5#"/>
    <w:basedOn w:val="afb"/>
    <w:next w:val="afb"/>
    <w:qFormat/>
    <w:pPr>
      <w:keepNext/>
      <w:keepLines/>
      <w:numPr>
        <w:ilvl w:val="4"/>
        <w:numId w:val="25"/>
      </w:numPr>
      <w:spacing w:before="280" w:after="290" w:line="376" w:lineRule="auto"/>
      <w:outlineLvl w:val="4"/>
    </w:pPr>
    <w:rPr>
      <w:b/>
      <w:bCs/>
      <w:sz w:val="28"/>
      <w:szCs w:val="28"/>
    </w:rPr>
  </w:style>
  <w:style w:type="paragraph" w:styleId="6">
    <w:name w:val="heading 6"/>
    <w:basedOn w:val="afb"/>
    <w:next w:val="afb"/>
    <w:qFormat/>
    <w:pPr>
      <w:keepNext/>
      <w:keepLines/>
      <w:numPr>
        <w:ilvl w:val="5"/>
        <w:numId w:val="25"/>
      </w:numPr>
      <w:spacing w:before="240" w:after="64" w:line="320" w:lineRule="auto"/>
      <w:outlineLvl w:val="5"/>
    </w:pPr>
    <w:rPr>
      <w:rFonts w:ascii="Arial" w:eastAsia="黑体" w:hAnsi="Arial"/>
      <w:b/>
      <w:bCs/>
      <w:sz w:val="24"/>
    </w:rPr>
  </w:style>
  <w:style w:type="paragraph" w:styleId="7">
    <w:name w:val="heading 7"/>
    <w:basedOn w:val="afb"/>
    <w:next w:val="afb"/>
    <w:qFormat/>
    <w:pPr>
      <w:keepNext/>
      <w:keepLines/>
      <w:numPr>
        <w:ilvl w:val="6"/>
        <w:numId w:val="25"/>
      </w:numPr>
      <w:spacing w:before="240" w:after="64" w:line="320" w:lineRule="auto"/>
      <w:outlineLvl w:val="6"/>
    </w:pPr>
    <w:rPr>
      <w:b/>
      <w:bCs/>
      <w:sz w:val="24"/>
    </w:rPr>
  </w:style>
  <w:style w:type="paragraph" w:styleId="8">
    <w:name w:val="heading 8"/>
    <w:basedOn w:val="afb"/>
    <w:next w:val="afb"/>
    <w:qFormat/>
    <w:pPr>
      <w:keepNext/>
      <w:keepLines/>
      <w:numPr>
        <w:ilvl w:val="7"/>
        <w:numId w:val="25"/>
      </w:numPr>
      <w:spacing w:before="240" w:after="64" w:line="320" w:lineRule="auto"/>
      <w:outlineLvl w:val="7"/>
    </w:pPr>
    <w:rPr>
      <w:rFonts w:ascii="Arial" w:eastAsia="黑体" w:hAnsi="Arial"/>
      <w:sz w:val="24"/>
    </w:rPr>
  </w:style>
  <w:style w:type="paragraph" w:styleId="9">
    <w:name w:val="heading 9"/>
    <w:basedOn w:val="afb"/>
    <w:next w:val="afb"/>
    <w:qFormat/>
    <w:pPr>
      <w:keepNext/>
      <w:keepLines/>
      <w:numPr>
        <w:ilvl w:val="8"/>
        <w:numId w:val="25"/>
      </w:numPr>
      <w:spacing w:before="240" w:after="64" w:line="320" w:lineRule="auto"/>
      <w:outlineLvl w:val="8"/>
    </w:pPr>
    <w:rPr>
      <w:rFonts w:ascii="Arial" w:eastAsia="黑体" w:hAnsi="Arial"/>
      <w:szCs w:val="21"/>
    </w:rPr>
  </w:style>
  <w:style w:type="character" w:default="1" w:styleId="afc">
    <w:name w:val="Default Paragraph Font"/>
    <w:semiHidden/>
  </w:style>
  <w:style w:type="table" w:default="1" w:styleId="afd">
    <w:name w:val="Normal Table"/>
    <w:semiHidden/>
    <w:tblPr>
      <w:tblInd w:w="0" w:type="dxa"/>
      <w:tblCellMar>
        <w:top w:w="0" w:type="dxa"/>
        <w:left w:w="108" w:type="dxa"/>
        <w:bottom w:w="0" w:type="dxa"/>
        <w:right w:w="108" w:type="dxa"/>
      </w:tblCellMar>
    </w:tblPr>
  </w:style>
  <w:style w:type="numbering" w:default="1" w:styleId="afe">
    <w:name w:val="No List"/>
    <w:semiHidden/>
  </w:style>
  <w:style w:type="character" w:styleId="HTML">
    <w:name w:val="HTML Code"/>
    <w:rPr>
      <w:rFonts w:ascii="Courier New" w:hAnsi="Courier New"/>
      <w:sz w:val="20"/>
      <w:szCs w:val="20"/>
    </w:rPr>
  </w:style>
  <w:style w:type="character" w:styleId="HTML0">
    <w:name w:val="HTML Variable"/>
    <w:rPr>
      <w:i/>
      <w:iCs/>
    </w:rPr>
  </w:style>
  <w:style w:type="character" w:styleId="HTML1">
    <w:name w:val="HTML Typewriter"/>
    <w:rPr>
      <w:rFonts w:ascii="Courier New" w:hAnsi="Courier New"/>
      <w:sz w:val="20"/>
      <w:szCs w:val="20"/>
    </w:rPr>
  </w:style>
  <w:style w:type="paragraph" w:styleId="HTML2">
    <w:name w:val="HTML Address"/>
    <w:basedOn w:val="afb"/>
    <w:rPr>
      <w:i/>
      <w:iCs/>
    </w:rPr>
  </w:style>
  <w:style w:type="character" w:styleId="HTML3">
    <w:name w:val="HTML Definition"/>
    <w:rPr>
      <w:i/>
      <w:iCs/>
    </w:rPr>
  </w:style>
  <w:style w:type="character" w:styleId="HTML4">
    <w:name w:val="HTML Keyboard"/>
    <w:rPr>
      <w:rFonts w:ascii="Courier New" w:hAnsi="Courier New"/>
      <w:sz w:val="20"/>
      <w:szCs w:val="20"/>
    </w:rPr>
  </w:style>
  <w:style w:type="character" w:styleId="HTML5">
    <w:name w:val="HTML Acronym"/>
    <w:basedOn w:val="afc"/>
  </w:style>
  <w:style w:type="character" w:styleId="HTML6">
    <w:name w:val="HTML Sample"/>
    <w:rPr>
      <w:rFonts w:ascii="Courier New" w:hAnsi="Courier New"/>
    </w:rPr>
  </w:style>
  <w:style w:type="paragraph" w:styleId="HTML7">
    <w:name w:val="HTML Preformatted"/>
    <w:basedOn w:val="afb"/>
    <w:rPr>
      <w:rFonts w:ascii="Courier New" w:hAnsi="Courier New" w:cs="Courier New"/>
      <w:sz w:val="20"/>
      <w:szCs w:val="20"/>
    </w:rPr>
  </w:style>
  <w:style w:type="character" w:styleId="HTML8">
    <w:name w:val="HTML Cite"/>
    <w:rPr>
      <w:i/>
      <w:iCs/>
    </w:rPr>
  </w:style>
  <w:style w:type="paragraph" w:styleId="aff">
    <w:name w:val="Title"/>
    <w:basedOn w:val="afb"/>
    <w:qFormat/>
    <w:pPr>
      <w:spacing w:before="240" w:after="60"/>
      <w:jc w:val="center"/>
      <w:outlineLvl w:val="0"/>
    </w:pPr>
    <w:rPr>
      <w:rFonts w:ascii="Arial" w:hAnsi="Arial" w:cs="Arial"/>
      <w:b/>
      <w:bCs/>
      <w:sz w:val="32"/>
      <w:szCs w:val="32"/>
    </w:rPr>
  </w:style>
  <w:style w:type="paragraph" w:customStyle="1" w:styleId="aff0">
    <w:name w:val="标准标志"/>
    <w:next w:val="afb"/>
    <w:pPr>
      <w:framePr w:w="2268" w:h="1392" w:hRule="exact" w:wrap="around" w:hAnchor="margin" w:x="6748" w:y="171" w:anchorLock="1"/>
      <w:shd w:val="solid" w:color="FFFFFF" w:fill="FFFFFF"/>
      <w:spacing w:line="0" w:lineRule="atLeast"/>
      <w:jc w:val="right"/>
    </w:pPr>
    <w:rPr>
      <w:b/>
      <w:w w:val="130"/>
      <w:sz w:val="96"/>
    </w:rPr>
  </w:style>
  <w:style w:type="paragraph" w:customStyle="1" w:styleId="aff1">
    <w:name w:val="标准称谓"/>
    <w:next w:val="afb"/>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2">
    <w:name w:val="标准书脚_偶数页"/>
    <w:pPr>
      <w:spacing w:before="120"/>
    </w:pPr>
    <w:rPr>
      <w:sz w:val="18"/>
    </w:rPr>
  </w:style>
  <w:style w:type="paragraph" w:customStyle="1" w:styleId="aff3">
    <w:name w:val="标准书脚_奇数页"/>
    <w:pPr>
      <w:spacing w:before="120"/>
      <w:jc w:val="right"/>
    </w:pPr>
    <w:rPr>
      <w:sz w:val="18"/>
    </w:rPr>
  </w:style>
  <w:style w:type="paragraph" w:customStyle="1" w:styleId="aff4">
    <w:name w:val="标准书眉_奇数页"/>
    <w:next w:val="afb"/>
    <w:pPr>
      <w:tabs>
        <w:tab w:val="center" w:pos="4154"/>
        <w:tab w:val="right" w:pos="8306"/>
      </w:tabs>
      <w:spacing w:after="120"/>
      <w:jc w:val="right"/>
    </w:pPr>
    <w:rPr>
      <w:noProof/>
      <w:sz w:val="21"/>
    </w:rPr>
  </w:style>
  <w:style w:type="paragraph" w:customStyle="1" w:styleId="aff5">
    <w:name w:val="标准书眉_偶数页"/>
    <w:basedOn w:val="aff4"/>
    <w:next w:val="afb"/>
    <w:pPr>
      <w:jc w:val="left"/>
    </w:pPr>
  </w:style>
  <w:style w:type="paragraph" w:customStyle="1" w:styleId="aff6">
    <w:name w:val="标准书眉一"/>
    <w:pPr>
      <w:jc w:val="both"/>
    </w:pPr>
  </w:style>
  <w:style w:type="paragraph" w:customStyle="1" w:styleId="af2">
    <w:name w:val="前言、引言标题"/>
    <w:next w:val="afb"/>
    <w:pPr>
      <w:numPr>
        <w:numId w:val="6"/>
      </w:numPr>
      <w:shd w:val="clear" w:color="FFFFFF" w:fill="FFFFFF"/>
      <w:spacing w:before="640" w:after="560"/>
      <w:jc w:val="center"/>
      <w:outlineLvl w:val="0"/>
    </w:pPr>
    <w:rPr>
      <w:rFonts w:ascii="黑体" w:eastAsia="黑体"/>
      <w:sz w:val="32"/>
    </w:rPr>
  </w:style>
  <w:style w:type="paragraph" w:customStyle="1" w:styleId="aff7">
    <w:name w:val="参考文献、索引标题"/>
    <w:basedOn w:val="af2"/>
    <w:next w:val="afb"/>
    <w:pPr>
      <w:numPr>
        <w:numId w:val="0"/>
      </w:numPr>
      <w:spacing w:after="200"/>
    </w:pPr>
    <w:rPr>
      <w:sz w:val="21"/>
    </w:rPr>
  </w:style>
  <w:style w:type="character" w:styleId="aff8">
    <w:name w:val="Hyperlink"/>
    <w:rPr>
      <w:rFonts w:ascii="Times New Roman" w:eastAsia="宋体" w:hAnsi="Times New Roman"/>
      <w:dstrike w:val="0"/>
      <w:color w:val="auto"/>
      <w:spacing w:val="0"/>
      <w:w w:val="100"/>
      <w:position w:val="0"/>
      <w:sz w:val="21"/>
      <w:u w:val="none"/>
      <w:vertAlign w:val="baseline"/>
    </w:rPr>
  </w:style>
  <w:style w:type="paragraph" w:customStyle="1" w:styleId="aff9">
    <w:name w:val="段"/>
    <w:link w:val="Char"/>
    <w:pPr>
      <w:autoSpaceDE w:val="0"/>
      <w:autoSpaceDN w:val="0"/>
      <w:ind w:firstLineChars="200" w:firstLine="200"/>
      <w:jc w:val="both"/>
    </w:pPr>
    <w:rPr>
      <w:rFonts w:ascii="宋体"/>
      <w:noProof/>
      <w:sz w:val="21"/>
    </w:rPr>
  </w:style>
  <w:style w:type="paragraph" w:customStyle="1" w:styleId="af3">
    <w:name w:val="章标题"/>
    <w:next w:val="aff9"/>
    <w:pPr>
      <w:numPr>
        <w:ilvl w:val="1"/>
        <w:numId w:val="6"/>
      </w:numPr>
      <w:spacing w:beforeLines="50" w:before="50" w:afterLines="50" w:after="50"/>
      <w:jc w:val="both"/>
      <w:outlineLvl w:val="1"/>
    </w:pPr>
    <w:rPr>
      <w:rFonts w:ascii="黑体" w:eastAsia="黑体"/>
      <w:sz w:val="21"/>
    </w:rPr>
  </w:style>
  <w:style w:type="paragraph" w:customStyle="1" w:styleId="af4">
    <w:name w:val="一级条标题"/>
    <w:basedOn w:val="af3"/>
    <w:next w:val="aff9"/>
    <w:pPr>
      <w:numPr>
        <w:ilvl w:val="2"/>
      </w:numPr>
      <w:spacing w:beforeLines="0" w:before="0" w:afterLines="0" w:after="0"/>
      <w:outlineLvl w:val="2"/>
    </w:pPr>
  </w:style>
  <w:style w:type="paragraph" w:customStyle="1" w:styleId="af5">
    <w:name w:val="二级条标题"/>
    <w:basedOn w:val="af4"/>
    <w:next w:val="aff9"/>
    <w:pPr>
      <w:numPr>
        <w:ilvl w:val="3"/>
      </w:numPr>
      <w:outlineLvl w:val="3"/>
    </w:pPr>
  </w:style>
  <w:style w:type="paragraph" w:customStyle="1" w:styleId="a0">
    <w:name w:val="二级无标题条"/>
    <w:basedOn w:val="afb"/>
    <w:pPr>
      <w:numPr>
        <w:ilvl w:val="3"/>
        <w:numId w:val="1"/>
      </w:numPr>
    </w:pPr>
  </w:style>
  <w:style w:type="character" w:customStyle="1" w:styleId="affa">
    <w:name w:val="发布"/>
    <w:rPr>
      <w:rFonts w:ascii="黑体" w:eastAsia="黑体"/>
      <w:spacing w:val="22"/>
      <w:w w:val="100"/>
      <w:position w:val="3"/>
      <w:sz w:val="28"/>
    </w:rPr>
  </w:style>
  <w:style w:type="paragraph" w:customStyle="1" w:styleId="affb">
    <w:name w:val="发布部门"/>
    <w:next w:val="aff9"/>
    <w:pPr>
      <w:framePr w:w="7433" w:h="585" w:hRule="exact" w:hSpace="180" w:vSpace="180" w:wrap="around" w:hAnchor="margin" w:xAlign="center" w:y="14401" w:anchorLock="1"/>
      <w:jc w:val="center"/>
    </w:pPr>
    <w:rPr>
      <w:rFonts w:ascii="宋体"/>
      <w:b/>
      <w:spacing w:val="20"/>
      <w:w w:val="135"/>
      <w:sz w:val="36"/>
    </w:rPr>
  </w:style>
  <w:style w:type="paragraph" w:customStyle="1" w:styleId="affc">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d">
    <w:name w:val="封面标准代替信息"/>
    <w:basedOn w:val="20"/>
    <w:pPr>
      <w:framePr w:wrap="auto"/>
      <w:spacing w:before="57"/>
    </w:pPr>
    <w:rPr>
      <w:rFonts w:ascii="宋体"/>
      <w:sz w:val="21"/>
    </w:rPr>
  </w:style>
  <w:style w:type="paragraph" w:customStyle="1" w:styleId="affe">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
    <w:name w:val="封面标准文稿编辑信息"/>
    <w:pPr>
      <w:spacing w:before="180" w:line="180" w:lineRule="exact"/>
      <w:jc w:val="center"/>
    </w:pPr>
    <w:rPr>
      <w:rFonts w:ascii="宋体"/>
      <w:sz w:val="21"/>
    </w:rPr>
  </w:style>
  <w:style w:type="paragraph" w:customStyle="1" w:styleId="afff0">
    <w:name w:val="封面标准文稿类别"/>
    <w:pPr>
      <w:spacing w:before="440" w:line="400" w:lineRule="exact"/>
      <w:jc w:val="center"/>
    </w:pPr>
    <w:rPr>
      <w:rFonts w:ascii="宋体"/>
      <w:sz w:val="24"/>
    </w:rPr>
  </w:style>
  <w:style w:type="paragraph" w:customStyle="1" w:styleId="afff1">
    <w:name w:val="封面标准英文名称"/>
    <w:pPr>
      <w:widowControl w:val="0"/>
      <w:spacing w:before="370" w:line="400" w:lineRule="exact"/>
      <w:jc w:val="center"/>
    </w:pPr>
    <w:rPr>
      <w:sz w:val="28"/>
    </w:rPr>
  </w:style>
  <w:style w:type="paragraph" w:customStyle="1" w:styleId="afff2">
    <w:name w:val="封面一致性程度标识"/>
    <w:pPr>
      <w:spacing w:before="440" w:line="400" w:lineRule="exact"/>
      <w:jc w:val="center"/>
    </w:pPr>
    <w:rPr>
      <w:rFonts w:ascii="宋体"/>
      <w:sz w:val="28"/>
    </w:rPr>
  </w:style>
  <w:style w:type="paragraph" w:customStyle="1" w:styleId="afff3">
    <w:name w:val="封面正文"/>
    <w:pPr>
      <w:jc w:val="both"/>
    </w:pPr>
  </w:style>
  <w:style w:type="paragraph" w:customStyle="1" w:styleId="ab">
    <w:name w:val="附录标识"/>
    <w:basedOn w:val="af2"/>
    <w:pPr>
      <w:numPr>
        <w:numId w:val="14"/>
      </w:numPr>
      <w:tabs>
        <w:tab w:val="left" w:pos="6405"/>
      </w:tabs>
      <w:spacing w:after="200"/>
    </w:pPr>
    <w:rPr>
      <w:sz w:val="21"/>
    </w:rPr>
  </w:style>
  <w:style w:type="paragraph" w:customStyle="1" w:styleId="afff4">
    <w:name w:val="附录表标题"/>
    <w:next w:val="aff9"/>
    <w:pPr>
      <w:jc w:val="center"/>
      <w:textAlignment w:val="baseline"/>
    </w:pPr>
    <w:rPr>
      <w:rFonts w:ascii="黑体" w:eastAsia="黑体"/>
      <w:kern w:val="21"/>
      <w:sz w:val="21"/>
    </w:rPr>
  </w:style>
  <w:style w:type="paragraph" w:customStyle="1" w:styleId="ac">
    <w:name w:val="附录章标题"/>
    <w:next w:val="aff9"/>
    <w:pPr>
      <w:numPr>
        <w:ilvl w:val="1"/>
        <w:numId w:val="15"/>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d">
    <w:name w:val="附录一级条标题"/>
    <w:basedOn w:val="ac"/>
    <w:next w:val="aff9"/>
    <w:pPr>
      <w:numPr>
        <w:ilvl w:val="2"/>
        <w:numId w:val="16"/>
      </w:numPr>
      <w:autoSpaceDN w:val="0"/>
      <w:spacing w:beforeLines="0" w:before="0" w:afterLines="0" w:after="0"/>
      <w:outlineLvl w:val="2"/>
    </w:pPr>
  </w:style>
  <w:style w:type="paragraph" w:customStyle="1" w:styleId="ae">
    <w:name w:val="附录二级条标题"/>
    <w:basedOn w:val="ad"/>
    <w:next w:val="aff9"/>
    <w:pPr>
      <w:numPr>
        <w:ilvl w:val="3"/>
        <w:numId w:val="17"/>
      </w:numPr>
      <w:outlineLvl w:val="3"/>
    </w:pPr>
  </w:style>
  <w:style w:type="paragraph" w:customStyle="1" w:styleId="af">
    <w:name w:val="附录三级条标题"/>
    <w:basedOn w:val="ae"/>
    <w:next w:val="aff9"/>
    <w:pPr>
      <w:numPr>
        <w:ilvl w:val="4"/>
        <w:numId w:val="18"/>
      </w:numPr>
      <w:outlineLvl w:val="4"/>
    </w:pPr>
  </w:style>
  <w:style w:type="paragraph" w:customStyle="1" w:styleId="af0">
    <w:name w:val="附录四级条标题"/>
    <w:basedOn w:val="af"/>
    <w:next w:val="aff9"/>
    <w:pPr>
      <w:numPr>
        <w:ilvl w:val="5"/>
        <w:numId w:val="19"/>
      </w:numPr>
      <w:outlineLvl w:val="5"/>
    </w:pPr>
  </w:style>
  <w:style w:type="paragraph" w:customStyle="1" w:styleId="afff5">
    <w:name w:val="附录图标题"/>
    <w:next w:val="aff9"/>
    <w:pPr>
      <w:jc w:val="center"/>
    </w:pPr>
    <w:rPr>
      <w:rFonts w:ascii="黑体" w:eastAsia="黑体"/>
      <w:sz w:val="21"/>
    </w:rPr>
  </w:style>
  <w:style w:type="paragraph" w:customStyle="1" w:styleId="af1">
    <w:name w:val="附录五级条标题"/>
    <w:basedOn w:val="af0"/>
    <w:next w:val="aff9"/>
    <w:pPr>
      <w:numPr>
        <w:ilvl w:val="6"/>
        <w:numId w:val="20"/>
      </w:numPr>
      <w:outlineLvl w:val="6"/>
    </w:pPr>
  </w:style>
  <w:style w:type="character" w:customStyle="1" w:styleId="afff6">
    <w:name w:val="个人答复风格"/>
    <w:rPr>
      <w:rFonts w:ascii="Arial" w:eastAsia="宋体" w:hAnsi="Arial" w:cs="Arial"/>
      <w:color w:val="auto"/>
      <w:sz w:val="20"/>
    </w:rPr>
  </w:style>
  <w:style w:type="character" w:customStyle="1" w:styleId="afff7">
    <w:name w:val="个人撰写风格"/>
    <w:rPr>
      <w:rFonts w:ascii="Arial" w:eastAsia="宋体" w:hAnsi="Arial" w:cs="Arial"/>
      <w:color w:val="auto"/>
      <w:sz w:val="20"/>
    </w:rPr>
  </w:style>
  <w:style w:type="paragraph" w:styleId="afff8">
    <w:name w:val="footnote text"/>
    <w:basedOn w:val="afb"/>
    <w:semiHidden/>
    <w:pPr>
      <w:snapToGrid w:val="0"/>
      <w:jc w:val="left"/>
    </w:pPr>
    <w:rPr>
      <w:sz w:val="18"/>
      <w:szCs w:val="18"/>
    </w:rPr>
  </w:style>
  <w:style w:type="character" w:styleId="afff9">
    <w:name w:val="footnote reference"/>
    <w:semiHidden/>
    <w:rPr>
      <w:vertAlign w:val="superscript"/>
    </w:rPr>
  </w:style>
  <w:style w:type="paragraph" w:customStyle="1" w:styleId="afa">
    <w:name w:val="列项——"/>
    <w:pPr>
      <w:widowControl w:val="0"/>
      <w:numPr>
        <w:numId w:val="7"/>
      </w:numPr>
      <w:tabs>
        <w:tab w:val="clear" w:pos="1140"/>
        <w:tab w:val="num" w:pos="854"/>
      </w:tabs>
      <w:ind w:leftChars="200" w:hangingChars="200"/>
      <w:jc w:val="both"/>
    </w:pPr>
    <w:rPr>
      <w:rFonts w:ascii="宋体"/>
      <w:sz w:val="21"/>
    </w:rPr>
  </w:style>
  <w:style w:type="paragraph" w:customStyle="1" w:styleId="a5">
    <w:name w:val="列项·"/>
    <w:pPr>
      <w:numPr>
        <w:numId w:val="8"/>
      </w:numPr>
      <w:tabs>
        <w:tab w:val="clear" w:pos="1140"/>
        <w:tab w:val="left" w:pos="840"/>
      </w:tabs>
      <w:ind w:leftChars="200" w:left="840" w:hangingChars="200" w:hanging="420"/>
      <w:jc w:val="both"/>
    </w:pPr>
    <w:rPr>
      <w:rFonts w:ascii="宋体"/>
      <w:sz w:val="21"/>
    </w:rPr>
  </w:style>
  <w:style w:type="paragraph" w:customStyle="1" w:styleId="afffa">
    <w:name w:val="目次、标准名称标题"/>
    <w:basedOn w:val="af2"/>
    <w:next w:val="aff9"/>
    <w:pPr>
      <w:numPr>
        <w:numId w:val="0"/>
      </w:numPr>
      <w:spacing w:line="460" w:lineRule="exact"/>
    </w:pPr>
  </w:style>
  <w:style w:type="paragraph" w:customStyle="1" w:styleId="afffb">
    <w:name w:val="目次、索引正文"/>
    <w:pPr>
      <w:spacing w:line="320" w:lineRule="exact"/>
      <w:jc w:val="both"/>
    </w:pPr>
    <w:rPr>
      <w:rFonts w:ascii="宋体"/>
      <w:sz w:val="21"/>
    </w:rPr>
  </w:style>
  <w:style w:type="paragraph" w:styleId="TOC1">
    <w:name w:val="toc 1"/>
    <w:autoRedefine/>
    <w:semiHidden/>
    <w:rsid w:val="00D67D32"/>
    <w:pPr>
      <w:spacing w:line="360" w:lineRule="auto"/>
      <w:jc w:val="both"/>
    </w:pPr>
    <w:rPr>
      <w:rFonts w:ascii="宋体"/>
      <w:sz w:val="24"/>
    </w:rPr>
  </w:style>
  <w:style w:type="paragraph" w:styleId="TOC2">
    <w:name w:val="toc 2"/>
    <w:basedOn w:val="TOC1"/>
    <w:autoRedefine/>
    <w:semiHidden/>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c">
    <w:name w:val="其他标准称谓"/>
    <w:pPr>
      <w:spacing w:line="0" w:lineRule="atLeast"/>
      <w:jc w:val="distribute"/>
    </w:pPr>
    <w:rPr>
      <w:rFonts w:ascii="黑体" w:eastAsia="黑体" w:hAnsi="宋体"/>
      <w:sz w:val="52"/>
    </w:rPr>
  </w:style>
  <w:style w:type="paragraph" w:customStyle="1" w:styleId="afffd">
    <w:name w:val="其他发布部门"/>
    <w:basedOn w:val="affb"/>
    <w:pPr>
      <w:framePr w:wrap="around"/>
      <w:spacing w:line="0" w:lineRule="atLeast"/>
    </w:pPr>
    <w:rPr>
      <w:rFonts w:ascii="黑体" w:eastAsia="黑体"/>
      <w:b w:val="0"/>
    </w:rPr>
  </w:style>
  <w:style w:type="paragraph" w:customStyle="1" w:styleId="af6">
    <w:name w:val="三级条标题"/>
    <w:basedOn w:val="af5"/>
    <w:next w:val="aff9"/>
    <w:pPr>
      <w:numPr>
        <w:ilvl w:val="4"/>
      </w:numPr>
      <w:outlineLvl w:val="4"/>
    </w:pPr>
  </w:style>
  <w:style w:type="paragraph" w:customStyle="1" w:styleId="a1">
    <w:name w:val="三级无标题条"/>
    <w:basedOn w:val="afb"/>
    <w:pPr>
      <w:numPr>
        <w:ilvl w:val="4"/>
        <w:numId w:val="2"/>
      </w:numPr>
    </w:pPr>
  </w:style>
  <w:style w:type="paragraph" w:customStyle="1" w:styleId="afffe">
    <w:name w:val="实施日期"/>
    <w:basedOn w:val="affc"/>
    <w:pPr>
      <w:framePr w:hSpace="0" w:wrap="around" w:xAlign="right"/>
      <w:jc w:val="right"/>
    </w:pPr>
  </w:style>
  <w:style w:type="paragraph" w:customStyle="1" w:styleId="a4">
    <w:name w:val="示例"/>
    <w:next w:val="aff9"/>
    <w:pPr>
      <w:numPr>
        <w:numId w:val="9"/>
      </w:numPr>
      <w:tabs>
        <w:tab w:val="clear" w:pos="1120"/>
        <w:tab w:val="num" w:pos="816"/>
      </w:tabs>
      <w:ind w:firstLineChars="233" w:firstLine="419"/>
      <w:jc w:val="both"/>
    </w:pPr>
    <w:rPr>
      <w:rFonts w:ascii="宋体"/>
      <w:sz w:val="18"/>
    </w:rPr>
  </w:style>
  <w:style w:type="paragraph" w:customStyle="1" w:styleId="affff">
    <w:name w:val="数字编号列项（二级）"/>
    <w:pPr>
      <w:ind w:leftChars="400" w:left="1260" w:hangingChars="200" w:hanging="420"/>
      <w:jc w:val="both"/>
    </w:pPr>
    <w:rPr>
      <w:rFonts w:ascii="宋体"/>
      <w:sz w:val="21"/>
    </w:rPr>
  </w:style>
  <w:style w:type="paragraph" w:customStyle="1" w:styleId="af7">
    <w:name w:val="四级条标题"/>
    <w:basedOn w:val="af6"/>
    <w:next w:val="aff9"/>
    <w:pPr>
      <w:numPr>
        <w:ilvl w:val="5"/>
      </w:numPr>
      <w:outlineLvl w:val="5"/>
    </w:pPr>
  </w:style>
  <w:style w:type="paragraph" w:customStyle="1" w:styleId="a2">
    <w:name w:val="四级无标题条"/>
    <w:basedOn w:val="afb"/>
    <w:pPr>
      <w:numPr>
        <w:ilvl w:val="5"/>
        <w:numId w:val="3"/>
      </w:numPr>
    </w:pPr>
  </w:style>
  <w:style w:type="paragraph" w:customStyle="1" w:styleId="affff0">
    <w:name w:val="条文脚注"/>
    <w:basedOn w:val="afff8"/>
    <w:pPr>
      <w:ind w:leftChars="200" w:left="780" w:hangingChars="200" w:hanging="360"/>
      <w:jc w:val="both"/>
    </w:pPr>
    <w:rPr>
      <w:rFonts w:ascii="宋体"/>
    </w:rPr>
  </w:style>
  <w:style w:type="paragraph" w:customStyle="1" w:styleId="affff1">
    <w:name w:val="图表脚注"/>
    <w:next w:val="aff9"/>
    <w:pPr>
      <w:ind w:leftChars="200" w:left="300" w:hangingChars="100" w:hanging="100"/>
      <w:jc w:val="both"/>
    </w:pPr>
    <w:rPr>
      <w:rFonts w:ascii="宋体"/>
      <w:sz w:val="18"/>
    </w:rPr>
  </w:style>
  <w:style w:type="paragraph" w:customStyle="1" w:styleId="affff2">
    <w:name w:val="文献分类号"/>
    <w:pPr>
      <w:framePr w:hSpace="180" w:vSpace="180" w:wrap="around" w:hAnchor="margin" w:y="1" w:anchorLock="1"/>
      <w:widowControl w:val="0"/>
      <w:textAlignment w:val="center"/>
    </w:pPr>
    <w:rPr>
      <w:rFonts w:eastAsia="黑体"/>
      <w:sz w:val="21"/>
    </w:rPr>
  </w:style>
  <w:style w:type="paragraph" w:customStyle="1" w:styleId="affff3">
    <w:name w:val="无标题条"/>
    <w:next w:val="aff9"/>
    <w:pPr>
      <w:jc w:val="both"/>
    </w:pPr>
    <w:rPr>
      <w:sz w:val="21"/>
    </w:rPr>
  </w:style>
  <w:style w:type="paragraph" w:customStyle="1" w:styleId="af8">
    <w:name w:val="五级条标题"/>
    <w:basedOn w:val="af7"/>
    <w:next w:val="aff9"/>
    <w:pPr>
      <w:numPr>
        <w:ilvl w:val="6"/>
      </w:numPr>
      <w:outlineLvl w:val="6"/>
    </w:pPr>
  </w:style>
  <w:style w:type="paragraph" w:customStyle="1" w:styleId="a3">
    <w:name w:val="五级无标题条"/>
    <w:basedOn w:val="afb"/>
    <w:pPr>
      <w:numPr>
        <w:ilvl w:val="6"/>
        <w:numId w:val="4"/>
      </w:numPr>
    </w:pPr>
  </w:style>
  <w:style w:type="paragraph" w:styleId="affff4">
    <w:name w:val="footer"/>
    <w:basedOn w:val="afb"/>
    <w:pPr>
      <w:tabs>
        <w:tab w:val="center" w:pos="4153"/>
        <w:tab w:val="right" w:pos="8306"/>
      </w:tabs>
      <w:snapToGrid w:val="0"/>
      <w:ind w:rightChars="100" w:right="210"/>
      <w:jc w:val="right"/>
    </w:pPr>
    <w:rPr>
      <w:sz w:val="18"/>
      <w:szCs w:val="18"/>
    </w:rPr>
  </w:style>
  <w:style w:type="character" w:styleId="affff5">
    <w:name w:val="page number"/>
    <w:rPr>
      <w:rFonts w:ascii="Times New Roman" w:eastAsia="宋体" w:hAnsi="Times New Roman"/>
      <w:sz w:val="18"/>
    </w:rPr>
  </w:style>
  <w:style w:type="paragraph" w:styleId="affff6">
    <w:name w:val="header"/>
    <w:basedOn w:val="afb"/>
    <w:pPr>
      <w:pBdr>
        <w:bottom w:val="single" w:sz="6" w:space="1" w:color="auto"/>
      </w:pBdr>
      <w:tabs>
        <w:tab w:val="center" w:pos="4153"/>
        <w:tab w:val="right" w:pos="8306"/>
      </w:tabs>
      <w:snapToGrid w:val="0"/>
      <w:jc w:val="center"/>
    </w:pPr>
    <w:rPr>
      <w:sz w:val="18"/>
      <w:szCs w:val="18"/>
    </w:rPr>
  </w:style>
  <w:style w:type="paragraph" w:customStyle="1" w:styleId="a">
    <w:name w:val="一级无标题条"/>
    <w:basedOn w:val="afb"/>
    <w:pPr>
      <w:numPr>
        <w:ilvl w:val="2"/>
        <w:numId w:val="5"/>
      </w:numPr>
    </w:pPr>
  </w:style>
  <w:style w:type="paragraph" w:customStyle="1" w:styleId="aa">
    <w:name w:val="正文表标题"/>
    <w:next w:val="aff9"/>
    <w:pPr>
      <w:numPr>
        <w:numId w:val="12"/>
      </w:numPr>
      <w:jc w:val="center"/>
    </w:pPr>
    <w:rPr>
      <w:rFonts w:ascii="黑体" w:eastAsia="黑体"/>
      <w:sz w:val="21"/>
    </w:rPr>
  </w:style>
  <w:style w:type="paragraph" w:customStyle="1" w:styleId="a8">
    <w:name w:val="正文图标题"/>
    <w:next w:val="aff9"/>
    <w:pPr>
      <w:numPr>
        <w:numId w:val="13"/>
      </w:numPr>
      <w:jc w:val="center"/>
    </w:pPr>
    <w:rPr>
      <w:rFonts w:ascii="黑体" w:eastAsia="黑体"/>
      <w:sz w:val="21"/>
    </w:rPr>
  </w:style>
  <w:style w:type="paragraph" w:customStyle="1" w:styleId="af9">
    <w:name w:val="注："/>
    <w:next w:val="aff9"/>
    <w:pPr>
      <w:widowControl w:val="0"/>
      <w:numPr>
        <w:numId w:val="10"/>
      </w:numPr>
      <w:tabs>
        <w:tab w:val="clear" w:pos="1140"/>
      </w:tabs>
      <w:autoSpaceDE w:val="0"/>
      <w:autoSpaceDN w:val="0"/>
      <w:jc w:val="both"/>
    </w:pPr>
    <w:rPr>
      <w:rFonts w:ascii="宋体"/>
      <w:sz w:val="18"/>
    </w:rPr>
  </w:style>
  <w:style w:type="paragraph" w:customStyle="1" w:styleId="a7">
    <w:name w:val="注×："/>
    <w:pPr>
      <w:widowControl w:val="0"/>
      <w:numPr>
        <w:numId w:val="11"/>
      </w:numPr>
      <w:tabs>
        <w:tab w:val="clear" w:pos="900"/>
        <w:tab w:val="left" w:pos="630"/>
      </w:tabs>
      <w:autoSpaceDE w:val="0"/>
      <w:autoSpaceDN w:val="0"/>
      <w:jc w:val="both"/>
    </w:pPr>
    <w:rPr>
      <w:rFonts w:ascii="宋体"/>
      <w:sz w:val="18"/>
    </w:rPr>
  </w:style>
  <w:style w:type="paragraph" w:customStyle="1" w:styleId="affff7">
    <w:name w:val="字母编号列项（一级）"/>
    <w:pPr>
      <w:ind w:leftChars="200" w:left="840" w:hangingChars="200" w:hanging="420"/>
      <w:jc w:val="both"/>
    </w:pPr>
    <w:rPr>
      <w:rFonts w:ascii="宋体"/>
      <w:sz w:val="21"/>
    </w:rPr>
  </w:style>
  <w:style w:type="paragraph" w:styleId="affff8">
    <w:name w:val="Body Text Indent"/>
    <w:basedOn w:val="afb"/>
    <w:pPr>
      <w:widowControl/>
      <w:spacing w:line="400" w:lineRule="exact"/>
      <w:ind w:firstLine="600"/>
      <w:jc w:val="left"/>
    </w:pPr>
    <w:rPr>
      <w:rFonts w:ascii="楷体_GB2312" w:eastAsia="楷体_GB2312"/>
      <w:kern w:val="0"/>
      <w:sz w:val="28"/>
      <w:szCs w:val="20"/>
    </w:rPr>
  </w:style>
  <w:style w:type="paragraph" w:customStyle="1" w:styleId="affff9">
    <w:name w:val="列项——（一级）"/>
    <w:pPr>
      <w:widowControl w:val="0"/>
      <w:tabs>
        <w:tab w:val="num" w:pos="854"/>
      </w:tabs>
      <w:ind w:leftChars="200" w:left="840" w:hangingChars="200" w:hanging="420"/>
      <w:jc w:val="both"/>
    </w:pPr>
    <w:rPr>
      <w:rFonts w:ascii="宋体"/>
      <w:sz w:val="21"/>
    </w:rPr>
  </w:style>
  <w:style w:type="paragraph" w:customStyle="1" w:styleId="a9">
    <w:name w:val="列项●（二级）"/>
    <w:pPr>
      <w:numPr>
        <w:numId w:val="21"/>
      </w:numPr>
      <w:tabs>
        <w:tab w:val="left" w:pos="840"/>
      </w:tabs>
      <w:ind w:leftChars="400" w:left="600" w:hangingChars="200" w:hanging="200"/>
      <w:jc w:val="both"/>
    </w:pPr>
    <w:rPr>
      <w:rFonts w:ascii="宋体"/>
      <w:sz w:val="21"/>
    </w:rPr>
  </w:style>
  <w:style w:type="paragraph" w:customStyle="1" w:styleId="a6">
    <w:name w:val="列项◆（三级）"/>
    <w:pPr>
      <w:numPr>
        <w:numId w:val="22"/>
      </w:numPr>
      <w:ind w:leftChars="600" w:left="800" w:hangingChars="200" w:hanging="200"/>
    </w:pPr>
    <w:rPr>
      <w:rFonts w:ascii="宋体"/>
      <w:sz w:val="21"/>
    </w:rPr>
  </w:style>
  <w:style w:type="paragraph" w:customStyle="1" w:styleId="affffa">
    <w:name w:val="编号列项（三级）"/>
    <w:pPr>
      <w:ind w:leftChars="600" w:left="800" w:hangingChars="200" w:hanging="200"/>
    </w:pPr>
    <w:rPr>
      <w:rFonts w:ascii="宋体"/>
      <w:sz w:val="21"/>
    </w:rPr>
  </w:style>
  <w:style w:type="paragraph" w:customStyle="1" w:styleId="11">
    <w:name w:val="样式1"/>
    <w:basedOn w:val="affff6"/>
    <w:pPr>
      <w:framePr w:wrap="notBeside" w:vAnchor="text" w:hAnchor="text" w:y="1"/>
      <w:pBdr>
        <w:bottom w:val="single" w:sz="18" w:space="1" w:color="auto"/>
      </w:pBdr>
    </w:pPr>
    <w:rPr>
      <w:kern w:val="0"/>
    </w:rPr>
  </w:style>
  <w:style w:type="paragraph" w:styleId="affffb">
    <w:name w:val="Normal Indent"/>
    <w:aliases w:val="ind:txt,identication,图表,表正文,正文非缩进,Paragraph2,Paragraph3,Paragraph4,Paragraph5,Paragraph6,特点"/>
    <w:basedOn w:val="afb"/>
    <w:pPr>
      <w:tabs>
        <w:tab w:val="left" w:pos="1512"/>
      </w:tabs>
      <w:spacing w:before="60" w:after="120"/>
      <w:ind w:left="1512"/>
      <w:jc w:val="left"/>
    </w:pPr>
    <w:rPr>
      <w:rFonts w:ascii="宋体" w:hAnsi="宋体"/>
      <w:sz w:val="22"/>
      <w:szCs w:val="20"/>
    </w:rPr>
  </w:style>
  <w:style w:type="paragraph" w:customStyle="1" w:styleId="affffc">
    <w:name w:val="表格样式"/>
    <w:basedOn w:val="affffd"/>
    <w:pPr>
      <w:spacing w:after="0" w:line="360" w:lineRule="auto"/>
      <w:jc w:val="center"/>
    </w:pPr>
    <w:rPr>
      <w:rFonts w:ascii="新宋体"/>
      <w:sz w:val="24"/>
      <w:szCs w:val="20"/>
    </w:rPr>
  </w:style>
  <w:style w:type="paragraph" w:styleId="affffd">
    <w:name w:val="Body Text"/>
    <w:basedOn w:val="afb"/>
    <w:pPr>
      <w:spacing w:after="120"/>
    </w:pPr>
  </w:style>
  <w:style w:type="paragraph" w:customStyle="1" w:styleId="b">
    <w:name w:val="样式b"/>
    <w:basedOn w:val="afb"/>
    <w:pPr>
      <w:numPr>
        <w:numId w:val="23"/>
      </w:numPr>
      <w:spacing w:line="360" w:lineRule="auto"/>
    </w:pPr>
    <w:rPr>
      <w:b/>
      <w:sz w:val="24"/>
    </w:rPr>
  </w:style>
  <w:style w:type="paragraph" w:customStyle="1" w:styleId="700">
    <w:name w:val="样式700"/>
    <w:basedOn w:val="afb"/>
    <w:pPr>
      <w:numPr>
        <w:ilvl w:val="1"/>
        <w:numId w:val="24"/>
      </w:numPr>
    </w:pPr>
  </w:style>
  <w:style w:type="paragraph" w:styleId="affffe">
    <w:name w:val="toa heading"/>
    <w:basedOn w:val="afb"/>
    <w:next w:val="afb"/>
    <w:semiHidden/>
    <w:pPr>
      <w:spacing w:before="120"/>
    </w:pPr>
    <w:rPr>
      <w:rFonts w:ascii="Arial" w:hAnsi="Arial" w:cs="Arial"/>
      <w:sz w:val="24"/>
    </w:rPr>
  </w:style>
  <w:style w:type="paragraph" w:styleId="afffff">
    <w:name w:val="Date"/>
    <w:basedOn w:val="afb"/>
    <w:next w:val="afb"/>
    <w:pPr>
      <w:ind w:leftChars="2500" w:left="100"/>
    </w:pPr>
    <w:rPr>
      <w:rFonts w:ascii="黑体" w:eastAsia="黑体" w:hAnsi="宋体"/>
      <w:kern w:val="0"/>
      <w:sz w:val="24"/>
      <w:szCs w:val="20"/>
    </w:rPr>
  </w:style>
  <w:style w:type="paragraph" w:customStyle="1" w:styleId="CharCharCharCharChar">
    <w:name w:val=" Char Char Char Char Char"/>
    <w:basedOn w:val="afb"/>
    <w:rsid w:val="00434428"/>
    <w:pPr>
      <w:ind w:firstLineChars="150" w:firstLine="360"/>
    </w:pPr>
    <w:rPr>
      <w:rFonts w:ascii="Tahoma" w:hAnsi="Tahoma"/>
      <w:sz w:val="24"/>
      <w:szCs w:val="20"/>
    </w:rPr>
  </w:style>
  <w:style w:type="table" w:styleId="afffff0">
    <w:name w:val="Table Grid"/>
    <w:basedOn w:val="afd"/>
    <w:rsid w:val="00102D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段 Char"/>
    <w:link w:val="aff9"/>
    <w:rsid w:val="00143908"/>
    <w:rPr>
      <w:rFonts w:ascii="宋体" w:eastAsia="宋体"/>
      <w:noProof/>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Tds.dot</Template>
  <TotalTime>1</TotalTime>
  <Pages>17</Pages>
  <Words>3668</Words>
  <Characters>4367</Characters>
  <Application>Microsoft Office Word</Application>
  <DocSecurity>0</DocSecurity>
  <Lines>1455</Lines>
  <Paragraphs>502</Paragraphs>
  <ScaleCrop>false</ScaleCrop>
  <Company>CSR</Company>
  <LinksUpToDate>false</LinksUpToDate>
  <CharactersWithSpaces>7533</CharactersWithSpaces>
  <SharedDoc>false</SharedDoc>
  <HLinks>
    <vt:vector size="84" baseType="variant">
      <vt:variant>
        <vt:i4>1769525</vt:i4>
      </vt:variant>
      <vt:variant>
        <vt:i4>80</vt:i4>
      </vt:variant>
      <vt:variant>
        <vt:i4>0</vt:i4>
      </vt:variant>
      <vt:variant>
        <vt:i4>5</vt:i4>
      </vt:variant>
      <vt:variant>
        <vt:lpwstr/>
      </vt:variant>
      <vt:variant>
        <vt:lpwstr>_Toc277579774</vt:lpwstr>
      </vt:variant>
      <vt:variant>
        <vt:i4>1703989</vt:i4>
      </vt:variant>
      <vt:variant>
        <vt:i4>74</vt:i4>
      </vt:variant>
      <vt:variant>
        <vt:i4>0</vt:i4>
      </vt:variant>
      <vt:variant>
        <vt:i4>5</vt:i4>
      </vt:variant>
      <vt:variant>
        <vt:lpwstr/>
      </vt:variant>
      <vt:variant>
        <vt:lpwstr>_Toc277579761</vt:lpwstr>
      </vt:variant>
      <vt:variant>
        <vt:i4>1703989</vt:i4>
      </vt:variant>
      <vt:variant>
        <vt:i4>68</vt:i4>
      </vt:variant>
      <vt:variant>
        <vt:i4>0</vt:i4>
      </vt:variant>
      <vt:variant>
        <vt:i4>5</vt:i4>
      </vt:variant>
      <vt:variant>
        <vt:lpwstr/>
      </vt:variant>
      <vt:variant>
        <vt:lpwstr>_Toc277579760</vt:lpwstr>
      </vt:variant>
      <vt:variant>
        <vt:i4>1638453</vt:i4>
      </vt:variant>
      <vt:variant>
        <vt:i4>62</vt:i4>
      </vt:variant>
      <vt:variant>
        <vt:i4>0</vt:i4>
      </vt:variant>
      <vt:variant>
        <vt:i4>5</vt:i4>
      </vt:variant>
      <vt:variant>
        <vt:lpwstr/>
      </vt:variant>
      <vt:variant>
        <vt:lpwstr>_Toc277579759</vt:lpwstr>
      </vt:variant>
      <vt:variant>
        <vt:i4>1638453</vt:i4>
      </vt:variant>
      <vt:variant>
        <vt:i4>56</vt:i4>
      </vt:variant>
      <vt:variant>
        <vt:i4>0</vt:i4>
      </vt:variant>
      <vt:variant>
        <vt:i4>5</vt:i4>
      </vt:variant>
      <vt:variant>
        <vt:lpwstr/>
      </vt:variant>
      <vt:variant>
        <vt:lpwstr>_Toc277579758</vt:lpwstr>
      </vt:variant>
      <vt:variant>
        <vt:i4>1638453</vt:i4>
      </vt:variant>
      <vt:variant>
        <vt:i4>50</vt:i4>
      </vt:variant>
      <vt:variant>
        <vt:i4>0</vt:i4>
      </vt:variant>
      <vt:variant>
        <vt:i4>5</vt:i4>
      </vt:variant>
      <vt:variant>
        <vt:lpwstr/>
      </vt:variant>
      <vt:variant>
        <vt:lpwstr>_Toc277579757</vt:lpwstr>
      </vt:variant>
      <vt:variant>
        <vt:i4>1638453</vt:i4>
      </vt:variant>
      <vt:variant>
        <vt:i4>44</vt:i4>
      </vt:variant>
      <vt:variant>
        <vt:i4>0</vt:i4>
      </vt:variant>
      <vt:variant>
        <vt:i4>5</vt:i4>
      </vt:variant>
      <vt:variant>
        <vt:lpwstr/>
      </vt:variant>
      <vt:variant>
        <vt:lpwstr>_Toc277579756</vt:lpwstr>
      </vt:variant>
      <vt:variant>
        <vt:i4>1638453</vt:i4>
      </vt:variant>
      <vt:variant>
        <vt:i4>38</vt:i4>
      </vt:variant>
      <vt:variant>
        <vt:i4>0</vt:i4>
      </vt:variant>
      <vt:variant>
        <vt:i4>5</vt:i4>
      </vt:variant>
      <vt:variant>
        <vt:lpwstr/>
      </vt:variant>
      <vt:variant>
        <vt:lpwstr>_Toc277579755</vt:lpwstr>
      </vt:variant>
      <vt:variant>
        <vt:i4>1638453</vt:i4>
      </vt:variant>
      <vt:variant>
        <vt:i4>32</vt:i4>
      </vt:variant>
      <vt:variant>
        <vt:i4>0</vt:i4>
      </vt:variant>
      <vt:variant>
        <vt:i4>5</vt:i4>
      </vt:variant>
      <vt:variant>
        <vt:lpwstr/>
      </vt:variant>
      <vt:variant>
        <vt:lpwstr>_Toc277579753</vt:lpwstr>
      </vt:variant>
      <vt:variant>
        <vt:i4>1638453</vt:i4>
      </vt:variant>
      <vt:variant>
        <vt:i4>26</vt:i4>
      </vt:variant>
      <vt:variant>
        <vt:i4>0</vt:i4>
      </vt:variant>
      <vt:variant>
        <vt:i4>5</vt:i4>
      </vt:variant>
      <vt:variant>
        <vt:lpwstr/>
      </vt:variant>
      <vt:variant>
        <vt:lpwstr>_Toc277579752</vt:lpwstr>
      </vt:variant>
      <vt:variant>
        <vt:i4>1638453</vt:i4>
      </vt:variant>
      <vt:variant>
        <vt:i4>20</vt:i4>
      </vt:variant>
      <vt:variant>
        <vt:i4>0</vt:i4>
      </vt:variant>
      <vt:variant>
        <vt:i4>5</vt:i4>
      </vt:variant>
      <vt:variant>
        <vt:lpwstr/>
      </vt:variant>
      <vt:variant>
        <vt:lpwstr>_Toc277579751</vt:lpwstr>
      </vt:variant>
      <vt:variant>
        <vt:i4>1638453</vt:i4>
      </vt:variant>
      <vt:variant>
        <vt:i4>14</vt:i4>
      </vt:variant>
      <vt:variant>
        <vt:i4>0</vt:i4>
      </vt:variant>
      <vt:variant>
        <vt:i4>5</vt:i4>
      </vt:variant>
      <vt:variant>
        <vt:lpwstr/>
      </vt:variant>
      <vt:variant>
        <vt:lpwstr>_Toc277579750</vt:lpwstr>
      </vt:variant>
      <vt:variant>
        <vt:i4>1572917</vt:i4>
      </vt:variant>
      <vt:variant>
        <vt:i4>8</vt:i4>
      </vt:variant>
      <vt:variant>
        <vt:i4>0</vt:i4>
      </vt:variant>
      <vt:variant>
        <vt:i4>5</vt:i4>
      </vt:variant>
      <vt:variant>
        <vt:lpwstr/>
      </vt:variant>
      <vt:variant>
        <vt:lpwstr>_Toc277579749</vt:lpwstr>
      </vt:variant>
      <vt:variant>
        <vt:i4>1572917</vt:i4>
      </vt:variant>
      <vt:variant>
        <vt:i4>2</vt:i4>
      </vt:variant>
      <vt:variant>
        <vt:i4>0</vt:i4>
      </vt:variant>
      <vt:variant>
        <vt:i4>5</vt:i4>
      </vt:variant>
      <vt:variant>
        <vt:lpwstr/>
      </vt:variant>
      <vt:variant>
        <vt:lpwstr>_Toc277579748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三维建模通用规则 2 零件建模-报批稿</dc:title>
  <dc:subject/>
  <dc:creator>CSR SiFang</dc:creator>
  <cp:keywords/>
  <dc:description/>
  <cp:lastModifiedBy>Lijie Feng</cp:lastModifiedBy>
  <cp:revision>2</cp:revision>
  <cp:lastPrinted>2011-01-10T06:54:00Z</cp:lastPrinted>
  <dcterms:created xsi:type="dcterms:W3CDTF">2025-11-04T11:47:00Z</dcterms:created>
  <dcterms:modified xsi:type="dcterms:W3CDTF">2025-11-04T11:47:00Z</dcterms:modified>
</cp:coreProperties>
</file>