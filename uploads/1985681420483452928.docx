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5BB5" w14:textId="77777777" w:rsidR="00A3184A" w:rsidRPr="00C676A8" w:rsidRDefault="003C5A62">
      <w:pPr>
        <w:pStyle w:val="afff4"/>
        <w:rPr>
          <w:rFonts w:hint="eastAsia"/>
        </w:rPr>
        <w:sectPr w:rsidR="00A3184A" w:rsidRPr="00C676A8" w:rsidSect="00356D8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7" w:h="16839"/>
          <w:pgMar w:top="1418" w:right="1531" w:bottom="1134" w:left="1531" w:header="0" w:footer="0" w:gutter="0"/>
          <w:pgNumType w:start="1"/>
          <w:cols w:space="425"/>
          <w:titlePg/>
          <w:docGrid w:type="lines" w:linePitch="312"/>
        </w:sectPr>
      </w:pPr>
      <w:bookmarkStart w:id="0" w:name="SectionMark0"/>
      <w:r>
        <w:rPr>
          <w:noProof/>
        </w:rPr>
        <w:pict w14:anchorId="31D72B43">
          <v:line id="_x0000_s2188" style="position:absolute;left:0;text-align:left;z-index:11" from="-5.25pt,686.4pt" to="476.75pt,686.4pt" strokecolor="none" strokeweight="1pt"/>
        </w:pict>
      </w:r>
      <w:r w:rsidR="005C6ED7">
        <w:rPr>
          <w:noProof/>
        </w:rPr>
        <w:pict w14:anchorId="26A36762">
          <v:shapetype id="_x0000_t202" coordsize="21600,21600" o:spt="202" path="m,l,21600r21600,l21600,xe">
            <v:stroke joinstyle="miter"/>
            <v:path gradientshapeok="t" o:connecttype="rect"/>
          </v:shapetype>
          <v:shape id="fmFrame7" o:spid="_x0000_s2187" type="#_x0000_t202" style="position:absolute;left:0;text-align:left;margin-left:0;margin-top:686.4pt;width:481.9pt;height:28.6pt;z-index:10;mso-position-horizontal-relative:margin;mso-position-vertical-relative:margin" stroked="f">
            <v:textbox style="mso-next-textbox:#fmFrame7" inset="0,0,0,0">
              <w:txbxContent>
                <w:p w14:paraId="08F175D3" w14:textId="77777777" w:rsidR="00BF42EB" w:rsidRDefault="00BF42EB" w:rsidP="005C6ED7">
                  <w:pPr>
                    <w:pStyle w:val="afffe"/>
                  </w:pPr>
                  <w:proofErr w:type="gramStart"/>
                  <w:r>
                    <w:rPr>
                      <w:rFonts w:ascii="隶书" w:eastAsia="隶书" w:hint="eastAsia"/>
                      <w:sz w:val="52"/>
                      <w:szCs w:val="52"/>
                    </w:rPr>
                    <w:t>中国南车股份有限公司</w:t>
                  </w:r>
                  <w:proofErr w:type="gramEnd"/>
                  <w:r>
                    <w:rPr>
                      <w:rFonts w:ascii="隶书" w:eastAsia="隶书" w:hint="eastAsia"/>
                      <w:sz w:val="52"/>
                      <w:szCs w:val="52"/>
                    </w:rPr>
                    <w:t xml:space="preserve"> </w:t>
                  </w:r>
                  <w:r>
                    <w:rPr>
                      <w:rStyle w:val="affb"/>
                      <w:rFonts w:hint="eastAsia"/>
                    </w:rPr>
                    <w:t>发布</w:t>
                  </w:r>
                </w:p>
              </w:txbxContent>
            </v:textbox>
            <w10:wrap anchorx="margin" anchory="margin"/>
            <w10:anchorlock/>
          </v:shape>
        </w:pict>
      </w:r>
      <w:r w:rsidR="005C6ED7">
        <w:rPr>
          <w:noProof/>
        </w:rPr>
        <w:pict w14:anchorId="65C1DD5C">
          <v:line id="_x0000_s2186" style="position:absolute;left:0;text-align:left;z-index:9" from="-.4pt,686.4pt" to="481.6pt,686.4pt" strokecolor="none" strokeweight="1pt"/>
        </w:pict>
      </w:r>
      <w:r w:rsidR="005C6ED7">
        <w:rPr>
          <w:noProof/>
        </w:rPr>
        <w:pict w14:anchorId="59560C8E">
          <v:shape id="fmFrame6" o:spid="_x0000_s2185" type="#_x0000_t202" style="position:absolute;left:0;text-align:left;margin-left:320.25pt;margin-top:655.2pt;width:159pt;height:24.6pt;z-index:8;mso-position-horizontal-relative:margin;mso-position-vertical-relative:margin" stroked="f">
            <v:textbox style="mso-next-textbox:#fmFrame6" inset="0,0,0,0">
              <w:txbxContent>
                <w:p w14:paraId="2102D989" w14:textId="77777777" w:rsidR="00BF42EB" w:rsidRDefault="00BF42EB" w:rsidP="005C6ED7">
                  <w:pPr>
                    <w:pStyle w:val="affff"/>
                  </w:pPr>
                  <w:r>
                    <w:rPr>
                      <w:rFonts w:hint="eastAsia"/>
                    </w:rPr>
                    <w:t>201</w:t>
                  </w:r>
                  <w:r>
                    <w:t>1</w:t>
                  </w:r>
                  <w:r>
                    <w:rPr>
                      <w:rFonts w:hint="eastAsia"/>
                    </w:rPr>
                    <w:t>－</w:t>
                  </w:r>
                  <w:r>
                    <w:t>04</w:t>
                  </w:r>
                  <w:r>
                    <w:rPr>
                      <w:rFonts w:hint="eastAsia"/>
                    </w:rPr>
                    <w:t>－</w:t>
                  </w:r>
                  <w:r>
                    <w:t>01</w:t>
                  </w:r>
                  <w:r>
                    <w:rPr>
                      <w:rFonts w:hint="eastAsia"/>
                    </w:rPr>
                    <w:t>实施</w:t>
                  </w:r>
                </w:p>
              </w:txbxContent>
            </v:textbox>
            <w10:wrap anchorx="margin" anchory="margin"/>
            <w10:anchorlock/>
          </v:shape>
        </w:pict>
      </w:r>
      <w:r w:rsidR="005C6ED7">
        <w:rPr>
          <w:noProof/>
        </w:rPr>
        <w:pict w14:anchorId="552C8045">
          <v:shape id="fmFrame5" o:spid="_x0000_s2184" type="#_x0000_t202" style="position:absolute;left:0;text-align:left;margin-left:0;margin-top:655.2pt;width:159pt;height:24.6pt;z-index:7;mso-position-horizontal-relative:margin;mso-position-vertical-relative:margin" stroked="f">
            <v:textbox style="mso-next-textbox:#fmFrame5" inset="0,0,0,0">
              <w:txbxContent>
                <w:p w14:paraId="53531BED" w14:textId="77777777" w:rsidR="00BF42EB" w:rsidRDefault="00BF42EB" w:rsidP="005C6ED7">
                  <w:pPr>
                    <w:pStyle w:val="affd"/>
                  </w:pPr>
                  <w:r>
                    <w:rPr>
                      <w:rFonts w:hint="eastAsia"/>
                    </w:rPr>
                    <w:t>201</w:t>
                  </w:r>
                  <w:r>
                    <w:t>1</w:t>
                  </w:r>
                  <w:r>
                    <w:rPr>
                      <w:rFonts w:hint="eastAsia"/>
                    </w:rPr>
                    <w:t>－</w:t>
                  </w:r>
                  <w:r>
                    <w:t>01</w:t>
                  </w:r>
                  <w:r>
                    <w:rPr>
                      <w:rFonts w:hint="eastAsia"/>
                    </w:rPr>
                    <w:t>－</w:t>
                  </w:r>
                  <w:r w:rsidR="00BB678A">
                    <w:t>24</w:t>
                  </w:r>
                  <w:r>
                    <w:rPr>
                      <w:rFonts w:hint="eastAsia"/>
                    </w:rPr>
                    <w:t>发布</w:t>
                  </w:r>
                </w:p>
              </w:txbxContent>
            </v:textbox>
            <w10:wrap anchorx="margin" anchory="margin"/>
            <w10:anchorlock/>
          </v:shape>
        </w:pict>
      </w:r>
      <w:r w:rsidR="00A3184A" w:rsidRPr="00C676A8">
        <w:rPr>
          <w:noProof/>
        </w:rPr>
        <w:pict w14:anchorId="2741CB5B">
          <v:line id="_x0000_s2058" style="position:absolute;left:0;text-align:left;z-index:5" from="0,179pt" to="482pt,179pt" strokecolor="none" strokeweight="1pt"/>
        </w:pict>
      </w:r>
      <w:r w:rsidR="00A3184A" w:rsidRPr="00C676A8">
        <w:rPr>
          <w:noProof/>
        </w:rPr>
        <w:pict w14:anchorId="2223384E">
          <v:shape id="fmFrame4" o:spid="_x0000_s2054" type="#_x0000_t202" style="position:absolute;left:0;text-align:left;margin-left:0;margin-top:286.25pt;width:470pt;height:329.95pt;z-index:4;mso-position-horizontal-relative:margin;mso-position-vertical-relative:margin" stroked="f">
            <v:textbox style="mso-next-textbox:#fmFrame4" inset="0,0,0,0">
              <w:txbxContent>
                <w:p w14:paraId="53054C7F" w14:textId="77777777" w:rsidR="00BF42EB" w:rsidRPr="007A4C35" w:rsidRDefault="00BF42EB" w:rsidP="00230BF8">
                  <w:pPr>
                    <w:pStyle w:val="afff"/>
                    <w:rPr>
                      <w:rFonts w:hint="eastAsia"/>
                      <w:szCs w:val="52"/>
                    </w:rPr>
                  </w:pPr>
                  <w:r w:rsidRPr="007A4C35">
                    <w:rPr>
                      <w:rFonts w:hint="eastAsia"/>
                      <w:szCs w:val="52"/>
                    </w:rPr>
                    <w:t xml:space="preserve">三维建模通用规则 </w:t>
                  </w:r>
                </w:p>
                <w:p w14:paraId="0D548818" w14:textId="77777777" w:rsidR="00BF42EB" w:rsidRDefault="00BF42EB" w:rsidP="00230BF8">
                  <w:pPr>
                    <w:pStyle w:val="afff"/>
                    <w:numPr>
                      <w:ins w:id="1" w:author="Administrators" w:date="2009-10-08T14:59:00Z"/>
                    </w:numPr>
                    <w:rPr>
                      <w:rFonts w:hint="eastAsia"/>
                    </w:rPr>
                  </w:pPr>
                  <w:r w:rsidRPr="007A4C35">
                    <w:rPr>
                      <w:rFonts w:hint="eastAsia"/>
                      <w:szCs w:val="52"/>
                    </w:rPr>
                    <w:t>第</w:t>
                  </w:r>
                  <w:r>
                    <w:rPr>
                      <w:rFonts w:hint="eastAsia"/>
                      <w:szCs w:val="52"/>
                    </w:rPr>
                    <w:t>3部分：装配</w:t>
                  </w:r>
                  <w:r w:rsidRPr="007A4C35">
                    <w:rPr>
                      <w:rFonts w:hint="eastAsia"/>
                      <w:szCs w:val="52"/>
                    </w:rPr>
                    <w:t>建模</w:t>
                  </w:r>
                </w:p>
                <w:p w14:paraId="7EF5C008" w14:textId="77777777" w:rsidR="00BF42EB" w:rsidRDefault="00BF42EB" w:rsidP="00611DE4">
                  <w:pPr>
                    <w:pStyle w:val="afff2"/>
                    <w:rPr>
                      <w:rFonts w:hint="eastAsia"/>
                    </w:rPr>
                  </w:pPr>
                  <w:r>
                    <w:t xml:space="preserve">General </w:t>
                  </w:r>
                  <w:r>
                    <w:rPr>
                      <w:rFonts w:hint="eastAsia"/>
                    </w:rPr>
                    <w:t>p</w:t>
                  </w:r>
                  <w:r>
                    <w:t xml:space="preserve">rinciples of </w:t>
                  </w:r>
                  <w:r>
                    <w:rPr>
                      <w:rFonts w:hint="eastAsia"/>
                    </w:rPr>
                    <w:t>t</w:t>
                  </w:r>
                  <w:r>
                    <w:t>hree-</w:t>
                  </w:r>
                  <w:r>
                    <w:rPr>
                      <w:rFonts w:hint="eastAsia"/>
                    </w:rPr>
                    <w:t>d</w:t>
                  </w:r>
                  <w:r>
                    <w:t xml:space="preserve">imensional </w:t>
                  </w:r>
                  <w:r>
                    <w:rPr>
                      <w:rFonts w:hint="eastAsia"/>
                    </w:rPr>
                    <w:t>m</w:t>
                  </w:r>
                  <w:r>
                    <w:t>odeling</w:t>
                  </w:r>
                  <w:r>
                    <w:rPr>
                      <w:rFonts w:hint="eastAsia"/>
                    </w:rPr>
                    <w:t>—</w:t>
                  </w:r>
                </w:p>
                <w:p w14:paraId="34D4DF67" w14:textId="77777777" w:rsidR="00BF42EB" w:rsidRDefault="00BF42EB" w:rsidP="00611DE4">
                  <w:pPr>
                    <w:pStyle w:val="afff2"/>
                  </w:pPr>
                  <w:r>
                    <w:t xml:space="preserve">Part </w:t>
                  </w:r>
                  <w:r>
                    <w:rPr>
                      <w:rFonts w:hint="eastAsia"/>
                    </w:rPr>
                    <w:t>3</w:t>
                  </w:r>
                  <w:r>
                    <w:t xml:space="preserve">: Assembly </w:t>
                  </w:r>
                  <w:r>
                    <w:rPr>
                      <w:rFonts w:hint="eastAsia"/>
                    </w:rPr>
                    <w:t>m</w:t>
                  </w:r>
                  <w:r>
                    <w:t>odeling</w:t>
                  </w:r>
                </w:p>
                <w:p w14:paraId="658B4CDB" w14:textId="77777777" w:rsidR="00BF42EB" w:rsidRDefault="00BF42EB">
                  <w:pPr>
                    <w:pStyle w:val="afff1"/>
                  </w:pPr>
                </w:p>
              </w:txbxContent>
            </v:textbox>
            <w10:wrap anchorx="margin" anchory="margin"/>
            <w10:anchorlock/>
          </v:shape>
        </w:pict>
      </w:r>
      <w:r w:rsidR="00A3184A" w:rsidRPr="00C676A8">
        <w:rPr>
          <w:noProof/>
        </w:rPr>
        <w:pict w14:anchorId="3C33BE6F">
          <v:shape id="fmFrame3" o:spid="_x0000_s2053" type="#_x0000_t202" style="position:absolute;left:0;text-align:left;margin-left:0;margin-top:110.35pt;width:456.9pt;height:67.75pt;z-index:3;mso-position-horizontal-relative:margin;mso-position-vertical-relative:margin" stroked="f">
            <v:textbox style="mso-next-textbox:#fmFrame3" inset="0,0,0,0">
              <w:txbxContent>
                <w:p w14:paraId="5F8D5908" w14:textId="77777777" w:rsidR="00BF42EB" w:rsidRDefault="00BF42EB" w:rsidP="007037D0">
                  <w:pPr>
                    <w:pStyle w:val="10"/>
                  </w:pPr>
                  <w:r>
                    <w:t>Q/</w:t>
                  </w:r>
                  <w:r>
                    <w:rPr>
                      <w:rFonts w:hint="eastAsia"/>
                    </w:rPr>
                    <w:t>CSR</w:t>
                  </w:r>
                  <w:r>
                    <w:t xml:space="preserve"> 56</w:t>
                  </w:r>
                  <w:r>
                    <w:rPr>
                      <w:rFonts w:hint="eastAsia"/>
                    </w:rPr>
                    <w:t>.</w:t>
                  </w:r>
                  <w:r>
                    <w:t>3</w:t>
                  </w:r>
                  <w:r>
                    <w:rPr>
                      <w:rFonts w:hint="eastAsia"/>
                    </w:rPr>
                    <w:t>－</w:t>
                  </w:r>
                  <w:r>
                    <w:t>20</w:t>
                  </w:r>
                  <w:r>
                    <w:rPr>
                      <w:rFonts w:hint="eastAsia"/>
                    </w:rPr>
                    <w:t>1</w:t>
                  </w:r>
                  <w:r>
                    <w:t>1</w:t>
                  </w:r>
                </w:p>
                <w:p w14:paraId="4C9D6617" w14:textId="77777777" w:rsidR="00BF42EB" w:rsidRPr="007037D0" w:rsidRDefault="00BF42EB" w:rsidP="007037D0">
                  <w:pPr>
                    <w:rPr>
                      <w:rFonts w:hint="eastAsia"/>
                    </w:rPr>
                  </w:pPr>
                </w:p>
              </w:txbxContent>
            </v:textbox>
            <w10:wrap anchorx="margin" anchory="margin"/>
            <w10:anchorlock/>
          </v:shape>
        </w:pict>
      </w:r>
      <w:r w:rsidR="00A3184A" w:rsidRPr="00C676A8">
        <w:rPr>
          <w:noProof/>
        </w:rPr>
        <w:pict w14:anchorId="281D87B6">
          <v:shape id="fmFrame8" o:spid="_x0000_s2052" type="#_x0000_t202" style="position:absolute;left:0;text-align:left;margin-left:200.75pt;margin-top:8.45pt;width:250pt;height:56.7pt;z-index:2;mso-position-horizontal-relative:margin;mso-position-vertical-relative:margin" stroked="f">
            <v:textbox style="mso-next-textbox:#fmFrame8" inset="0,0,0,0">
              <w:txbxContent>
                <w:p w14:paraId="13721249" w14:textId="77777777" w:rsidR="00BF42EB" w:rsidRDefault="00BF42EB">
                  <w:pPr>
                    <w:pStyle w:val="aff0"/>
                    <w:rPr>
                      <w:rFonts w:hint="eastAsia"/>
                    </w:rPr>
                  </w:pPr>
                  <w:r>
                    <w:t>Q/</w:t>
                  </w:r>
                  <w:r>
                    <w:rPr>
                      <w:rFonts w:hint="eastAsia"/>
                    </w:rPr>
                    <w:t>CSR</w:t>
                  </w:r>
                </w:p>
              </w:txbxContent>
            </v:textbox>
            <w10:wrap anchorx="margin" anchory="margin"/>
            <w10:anchorlock/>
          </v:shape>
        </w:pict>
      </w:r>
      <w:r w:rsidR="00A3184A" w:rsidRPr="00C676A8">
        <w:rPr>
          <w:noProof/>
        </w:rPr>
        <w:pict w14:anchorId="0FEC0D5D">
          <v:shape id="fmFrame2" o:spid="_x0000_s2051" type="#_x0000_t202" style="position:absolute;left:0;text-align:left;margin-left:-26.25pt;margin-top:62.4pt;width:519.75pt;height:78pt;z-index:1;mso-position-horizontal-relative:margin;mso-position-vertical-relative:margin" stroked="f">
            <v:textbox style="mso-next-textbox:#fmFrame2" inset="0,0,0,0">
              <w:txbxContent>
                <w:p w14:paraId="1829F24E" w14:textId="77777777" w:rsidR="00BF42EB" w:rsidRPr="00341D02" w:rsidRDefault="00BF42EB">
                  <w:pPr>
                    <w:pStyle w:val="afffd"/>
                    <w:rPr>
                      <w:rFonts w:ascii="隶书" w:eastAsia="隶书" w:hint="eastAsia"/>
                      <w:sz w:val="72"/>
                      <w:szCs w:val="72"/>
                    </w:rPr>
                  </w:pPr>
                  <w:proofErr w:type="gramStart"/>
                  <w:r w:rsidRPr="00341D02">
                    <w:rPr>
                      <w:rFonts w:ascii="隶书" w:eastAsia="隶书" w:hint="eastAsia"/>
                      <w:sz w:val="72"/>
                      <w:szCs w:val="72"/>
                    </w:rPr>
                    <w:t>中国南车股份有限公司</w:t>
                  </w:r>
                  <w:proofErr w:type="gramEnd"/>
                  <w:r w:rsidRPr="00341D02">
                    <w:rPr>
                      <w:rFonts w:ascii="隶书" w:eastAsia="隶书" w:hint="eastAsia"/>
                      <w:sz w:val="72"/>
                      <w:szCs w:val="72"/>
                    </w:rPr>
                    <w:t>企业标准</w:t>
                  </w:r>
                </w:p>
              </w:txbxContent>
            </v:textbox>
            <w10:wrap anchorx="margin" anchory="margin"/>
            <w10:anchorlock/>
          </v:shape>
        </w:pict>
      </w:r>
      <w:r w:rsidR="00A3184A" w:rsidRPr="00C676A8">
        <w:rPr>
          <w:rFonts w:hint="eastAsia"/>
        </w:rPr>
        <w:t>-</w:t>
      </w:r>
    </w:p>
    <w:p w14:paraId="5B61175A" w14:textId="77777777" w:rsidR="009A11FA" w:rsidRPr="00C676A8" w:rsidRDefault="009A11FA" w:rsidP="009A11FA">
      <w:pPr>
        <w:pStyle w:val="afffb"/>
        <w:rPr>
          <w:rFonts w:hint="eastAsia"/>
        </w:rPr>
      </w:pPr>
      <w:bookmarkStart w:id="2" w:name="SectionMark2"/>
      <w:bookmarkStart w:id="3" w:name="_Toc268267192"/>
      <w:bookmarkStart w:id="4" w:name="_Toc270062490"/>
      <w:bookmarkStart w:id="5" w:name="_Toc270063766"/>
      <w:bookmarkStart w:id="6" w:name="_Toc273340844"/>
      <w:bookmarkStart w:id="7" w:name="_Toc273342081"/>
      <w:bookmarkEnd w:id="0"/>
      <w:r w:rsidRPr="00C676A8">
        <w:rPr>
          <w:rFonts w:hint="eastAsia"/>
        </w:rPr>
        <w:lastRenderedPageBreak/>
        <w:t>目    次</w:t>
      </w:r>
      <w:bookmarkEnd w:id="3"/>
      <w:bookmarkEnd w:id="4"/>
      <w:bookmarkEnd w:id="5"/>
      <w:bookmarkEnd w:id="6"/>
      <w:bookmarkEnd w:id="7"/>
    </w:p>
    <w:p w14:paraId="36C9C76A" w14:textId="77777777" w:rsidR="00FB25C1" w:rsidRPr="00455061" w:rsidRDefault="00FB25C1">
      <w:pPr>
        <w:pStyle w:val="TOC1"/>
        <w:tabs>
          <w:tab w:val="right" w:leader="dot" w:pos="9345"/>
        </w:tabs>
        <w:rPr>
          <w:rFonts w:hAnsi="宋体"/>
          <w:noProof/>
          <w:kern w:val="2"/>
          <w:sz w:val="21"/>
          <w:szCs w:val="21"/>
        </w:rPr>
      </w:pPr>
      <w:r w:rsidRPr="00455061">
        <w:rPr>
          <w:rFonts w:hAnsi="宋体"/>
          <w:sz w:val="21"/>
          <w:szCs w:val="21"/>
        </w:rPr>
        <w:fldChar w:fldCharType="begin"/>
      </w:r>
      <w:r w:rsidRPr="00455061">
        <w:rPr>
          <w:rFonts w:hAnsi="宋体"/>
          <w:sz w:val="21"/>
          <w:szCs w:val="21"/>
        </w:rPr>
        <w:instrText xml:space="preserve"> TOC \o "1-2" \h \z \u </w:instrText>
      </w:r>
      <w:r w:rsidRPr="00455061">
        <w:rPr>
          <w:rFonts w:hAnsi="宋体"/>
          <w:sz w:val="21"/>
          <w:szCs w:val="21"/>
        </w:rPr>
        <w:fldChar w:fldCharType="separate"/>
      </w:r>
      <w:hyperlink w:anchor="_Toc273342082" w:history="1">
        <w:r w:rsidRPr="00455061">
          <w:rPr>
            <w:rStyle w:val="aff8"/>
            <w:rFonts w:ascii="宋体" w:hAnsi="宋体" w:hint="eastAsia"/>
            <w:noProof/>
            <w:szCs w:val="21"/>
          </w:rPr>
          <w:t>前</w:t>
        </w:r>
        <w:r w:rsidR="00AE4748" w:rsidRPr="00455061">
          <w:rPr>
            <w:rStyle w:val="aff8"/>
            <w:rFonts w:ascii="宋体" w:hAnsi="宋体" w:hint="eastAsia"/>
            <w:noProof/>
            <w:szCs w:val="21"/>
          </w:rPr>
          <w:t xml:space="preserve">   </w:t>
        </w:r>
        <w:r w:rsidRPr="00455061">
          <w:rPr>
            <w:rStyle w:val="aff8"/>
            <w:rFonts w:ascii="宋体" w:hAnsi="宋体" w:hint="eastAsia"/>
            <w:noProof/>
            <w:szCs w:val="21"/>
          </w:rPr>
          <w:t>言</w:t>
        </w:r>
        <w:r w:rsidRPr="00455061">
          <w:rPr>
            <w:rFonts w:hAnsi="宋体"/>
            <w:noProof/>
            <w:webHidden/>
            <w:sz w:val="21"/>
            <w:szCs w:val="21"/>
          </w:rPr>
          <w:tab/>
        </w:r>
        <w:r w:rsidRPr="00455061">
          <w:rPr>
            <w:rFonts w:hAnsi="宋体"/>
            <w:noProof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noProof/>
            <w:webHidden/>
            <w:sz w:val="21"/>
            <w:szCs w:val="21"/>
          </w:rPr>
          <w:instrText xml:space="preserve"> PAGEREF _Toc273342082 \h </w:instrText>
        </w:r>
        <w:r w:rsidR="00B57042" w:rsidRPr="00455061">
          <w:rPr>
            <w:rFonts w:hAnsi="宋体"/>
            <w:noProof/>
            <w:sz w:val="21"/>
            <w:szCs w:val="21"/>
          </w:rPr>
        </w:r>
        <w:r w:rsidRPr="00455061">
          <w:rPr>
            <w:rFonts w:hAnsi="宋体"/>
            <w:noProof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noProof/>
            <w:webHidden/>
            <w:sz w:val="21"/>
            <w:szCs w:val="21"/>
          </w:rPr>
          <w:t>II</w:t>
        </w:r>
        <w:r w:rsidRPr="00455061">
          <w:rPr>
            <w:rFonts w:hAnsi="宋体"/>
            <w:noProof/>
            <w:webHidden/>
            <w:sz w:val="21"/>
            <w:szCs w:val="21"/>
          </w:rPr>
          <w:fldChar w:fldCharType="end"/>
        </w:r>
      </w:hyperlink>
    </w:p>
    <w:p w14:paraId="75F400AD" w14:textId="77777777" w:rsidR="00FB25C1" w:rsidRPr="00455061" w:rsidRDefault="00FB25C1">
      <w:pPr>
        <w:pStyle w:val="TOC2"/>
        <w:tabs>
          <w:tab w:val="right" w:leader="dot" w:pos="9345"/>
        </w:tabs>
        <w:rPr>
          <w:rFonts w:hAnsi="宋体"/>
          <w:kern w:val="2"/>
          <w:sz w:val="21"/>
          <w:szCs w:val="21"/>
        </w:rPr>
      </w:pPr>
      <w:hyperlink w:anchor="_Toc273342084" w:history="1">
        <w:r w:rsidRPr="00455061">
          <w:rPr>
            <w:rStyle w:val="aff8"/>
            <w:rFonts w:ascii="宋体" w:hAnsi="宋体"/>
            <w:szCs w:val="21"/>
          </w:rPr>
          <w:t>1</w:t>
        </w:r>
        <w:r w:rsidRPr="00455061">
          <w:rPr>
            <w:rStyle w:val="aff8"/>
            <w:rFonts w:ascii="宋体" w:hAnsi="宋体" w:hint="eastAsia"/>
            <w:szCs w:val="21"/>
          </w:rPr>
          <w:t xml:space="preserve"> 范围</w:t>
        </w:r>
        <w:r w:rsidRPr="00455061">
          <w:rPr>
            <w:rFonts w:hAnsi="宋体"/>
            <w:webHidden/>
            <w:sz w:val="21"/>
            <w:szCs w:val="21"/>
          </w:rPr>
          <w:tab/>
        </w:r>
        <w:r w:rsidRPr="00455061">
          <w:rPr>
            <w:rFonts w:hAnsi="宋体"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webHidden/>
            <w:sz w:val="21"/>
            <w:szCs w:val="21"/>
          </w:rPr>
          <w:instrText xml:space="preserve"> PAGEREF _Toc273342084 \h </w:instrText>
        </w:r>
        <w:r w:rsidR="00B57042" w:rsidRPr="00455061">
          <w:rPr>
            <w:rFonts w:hAnsi="宋体"/>
            <w:sz w:val="21"/>
            <w:szCs w:val="21"/>
          </w:rPr>
        </w:r>
        <w:r w:rsidRPr="00455061">
          <w:rPr>
            <w:rFonts w:hAnsi="宋体"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webHidden/>
            <w:sz w:val="21"/>
            <w:szCs w:val="21"/>
          </w:rPr>
          <w:t>1</w:t>
        </w:r>
        <w:r w:rsidRPr="00455061">
          <w:rPr>
            <w:rFonts w:hAnsi="宋体"/>
            <w:webHidden/>
            <w:sz w:val="21"/>
            <w:szCs w:val="21"/>
          </w:rPr>
          <w:fldChar w:fldCharType="end"/>
        </w:r>
      </w:hyperlink>
    </w:p>
    <w:p w14:paraId="2CCADE84" w14:textId="77777777" w:rsidR="00FB25C1" w:rsidRPr="00455061" w:rsidRDefault="00FB25C1">
      <w:pPr>
        <w:pStyle w:val="TOC2"/>
        <w:tabs>
          <w:tab w:val="right" w:leader="dot" w:pos="9345"/>
        </w:tabs>
        <w:rPr>
          <w:rFonts w:hAnsi="宋体"/>
          <w:kern w:val="2"/>
          <w:sz w:val="21"/>
          <w:szCs w:val="21"/>
        </w:rPr>
      </w:pPr>
      <w:hyperlink w:anchor="_Toc273342085" w:history="1">
        <w:r w:rsidRPr="00455061">
          <w:rPr>
            <w:rStyle w:val="aff8"/>
            <w:rFonts w:ascii="宋体" w:hAnsi="宋体"/>
            <w:szCs w:val="21"/>
          </w:rPr>
          <w:t>2</w:t>
        </w:r>
        <w:r w:rsidRPr="00455061">
          <w:rPr>
            <w:rStyle w:val="aff8"/>
            <w:rFonts w:ascii="宋体" w:hAnsi="宋体" w:hint="eastAsia"/>
            <w:szCs w:val="21"/>
          </w:rPr>
          <w:t xml:space="preserve"> 规范性引用文件</w:t>
        </w:r>
        <w:r w:rsidRPr="00455061">
          <w:rPr>
            <w:rFonts w:hAnsi="宋体"/>
            <w:webHidden/>
            <w:sz w:val="21"/>
            <w:szCs w:val="21"/>
          </w:rPr>
          <w:tab/>
        </w:r>
        <w:r w:rsidRPr="00455061">
          <w:rPr>
            <w:rFonts w:hAnsi="宋体"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webHidden/>
            <w:sz w:val="21"/>
            <w:szCs w:val="21"/>
          </w:rPr>
          <w:instrText xml:space="preserve"> PAGEREF _Toc273342085 \h </w:instrText>
        </w:r>
        <w:r w:rsidR="00B57042" w:rsidRPr="00455061">
          <w:rPr>
            <w:rFonts w:hAnsi="宋体"/>
            <w:sz w:val="21"/>
            <w:szCs w:val="21"/>
          </w:rPr>
        </w:r>
        <w:r w:rsidRPr="00455061">
          <w:rPr>
            <w:rFonts w:hAnsi="宋体"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webHidden/>
            <w:sz w:val="21"/>
            <w:szCs w:val="21"/>
          </w:rPr>
          <w:t>1</w:t>
        </w:r>
        <w:r w:rsidRPr="00455061">
          <w:rPr>
            <w:rFonts w:hAnsi="宋体"/>
            <w:webHidden/>
            <w:sz w:val="21"/>
            <w:szCs w:val="21"/>
          </w:rPr>
          <w:fldChar w:fldCharType="end"/>
        </w:r>
      </w:hyperlink>
    </w:p>
    <w:p w14:paraId="7DC7368E" w14:textId="77777777" w:rsidR="00FB25C1" w:rsidRPr="00455061" w:rsidRDefault="00FB25C1">
      <w:pPr>
        <w:pStyle w:val="TOC2"/>
        <w:tabs>
          <w:tab w:val="right" w:leader="dot" w:pos="9345"/>
        </w:tabs>
        <w:rPr>
          <w:rFonts w:hAnsi="宋体"/>
          <w:kern w:val="2"/>
          <w:sz w:val="21"/>
          <w:szCs w:val="21"/>
        </w:rPr>
      </w:pPr>
      <w:hyperlink w:anchor="_Toc273342086" w:history="1">
        <w:r w:rsidRPr="00455061">
          <w:rPr>
            <w:rStyle w:val="aff8"/>
            <w:rFonts w:ascii="宋体" w:hAnsi="宋体"/>
            <w:szCs w:val="21"/>
          </w:rPr>
          <w:t>3</w:t>
        </w:r>
        <w:r w:rsidRPr="00455061">
          <w:rPr>
            <w:rStyle w:val="aff8"/>
            <w:rFonts w:ascii="宋体" w:hAnsi="宋体" w:hint="eastAsia"/>
            <w:szCs w:val="21"/>
          </w:rPr>
          <w:t xml:space="preserve"> 术语和定义</w:t>
        </w:r>
        <w:r w:rsidRPr="00455061">
          <w:rPr>
            <w:rFonts w:hAnsi="宋体"/>
            <w:webHidden/>
            <w:sz w:val="21"/>
            <w:szCs w:val="21"/>
          </w:rPr>
          <w:tab/>
        </w:r>
        <w:r w:rsidRPr="00455061">
          <w:rPr>
            <w:rFonts w:hAnsi="宋体"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webHidden/>
            <w:sz w:val="21"/>
            <w:szCs w:val="21"/>
          </w:rPr>
          <w:instrText xml:space="preserve"> PAGEREF _Toc273342086 \h </w:instrText>
        </w:r>
        <w:r w:rsidR="00B57042" w:rsidRPr="00455061">
          <w:rPr>
            <w:rFonts w:hAnsi="宋体"/>
            <w:sz w:val="21"/>
            <w:szCs w:val="21"/>
          </w:rPr>
        </w:r>
        <w:r w:rsidRPr="00455061">
          <w:rPr>
            <w:rFonts w:hAnsi="宋体"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webHidden/>
            <w:sz w:val="21"/>
            <w:szCs w:val="21"/>
          </w:rPr>
          <w:t>1</w:t>
        </w:r>
        <w:r w:rsidRPr="00455061">
          <w:rPr>
            <w:rFonts w:hAnsi="宋体"/>
            <w:webHidden/>
            <w:sz w:val="21"/>
            <w:szCs w:val="21"/>
          </w:rPr>
          <w:fldChar w:fldCharType="end"/>
        </w:r>
      </w:hyperlink>
    </w:p>
    <w:p w14:paraId="5E84E629" w14:textId="77777777" w:rsidR="00FB25C1" w:rsidRPr="00455061" w:rsidRDefault="00FB25C1">
      <w:pPr>
        <w:pStyle w:val="TOC2"/>
        <w:tabs>
          <w:tab w:val="right" w:leader="dot" w:pos="9345"/>
        </w:tabs>
        <w:rPr>
          <w:rFonts w:hAnsi="宋体"/>
          <w:kern w:val="2"/>
          <w:sz w:val="21"/>
          <w:szCs w:val="21"/>
        </w:rPr>
      </w:pPr>
      <w:hyperlink w:anchor="_Toc273342087" w:history="1">
        <w:r w:rsidRPr="00455061">
          <w:rPr>
            <w:rStyle w:val="aff8"/>
            <w:rFonts w:ascii="宋体" w:hAnsi="宋体"/>
            <w:szCs w:val="21"/>
          </w:rPr>
          <w:t>4</w:t>
        </w:r>
        <w:r w:rsidRPr="00455061">
          <w:rPr>
            <w:rStyle w:val="aff8"/>
            <w:rFonts w:ascii="宋体" w:hAnsi="宋体" w:hint="eastAsia"/>
            <w:szCs w:val="21"/>
          </w:rPr>
          <w:t xml:space="preserve"> 通用原则</w:t>
        </w:r>
        <w:r w:rsidRPr="00455061">
          <w:rPr>
            <w:rFonts w:hAnsi="宋体"/>
            <w:webHidden/>
            <w:sz w:val="21"/>
            <w:szCs w:val="21"/>
          </w:rPr>
          <w:tab/>
        </w:r>
        <w:r w:rsidRPr="00455061">
          <w:rPr>
            <w:rFonts w:hAnsi="宋体"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webHidden/>
            <w:sz w:val="21"/>
            <w:szCs w:val="21"/>
          </w:rPr>
          <w:instrText xml:space="preserve"> PAGEREF _Toc273342087 \h </w:instrText>
        </w:r>
        <w:r w:rsidR="00B57042" w:rsidRPr="00455061">
          <w:rPr>
            <w:rFonts w:hAnsi="宋体"/>
            <w:sz w:val="21"/>
            <w:szCs w:val="21"/>
          </w:rPr>
        </w:r>
        <w:r w:rsidRPr="00455061">
          <w:rPr>
            <w:rFonts w:hAnsi="宋体"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webHidden/>
            <w:sz w:val="21"/>
            <w:szCs w:val="21"/>
          </w:rPr>
          <w:t>2</w:t>
        </w:r>
        <w:r w:rsidRPr="00455061">
          <w:rPr>
            <w:rFonts w:hAnsi="宋体"/>
            <w:webHidden/>
            <w:sz w:val="21"/>
            <w:szCs w:val="21"/>
          </w:rPr>
          <w:fldChar w:fldCharType="end"/>
        </w:r>
      </w:hyperlink>
    </w:p>
    <w:p w14:paraId="2B7EA769" w14:textId="77777777" w:rsidR="00FB25C1" w:rsidRPr="00455061" w:rsidRDefault="00FB25C1">
      <w:pPr>
        <w:pStyle w:val="TOC2"/>
        <w:tabs>
          <w:tab w:val="right" w:leader="dot" w:pos="9345"/>
        </w:tabs>
        <w:rPr>
          <w:rFonts w:hAnsi="宋体" w:hint="eastAsia"/>
          <w:kern w:val="2"/>
          <w:sz w:val="21"/>
          <w:szCs w:val="21"/>
        </w:rPr>
      </w:pPr>
      <w:hyperlink w:anchor="_Toc273342088" w:history="1">
        <w:r w:rsidRPr="00455061">
          <w:rPr>
            <w:rStyle w:val="aff8"/>
            <w:rFonts w:ascii="宋体" w:hAnsi="宋体"/>
            <w:szCs w:val="21"/>
          </w:rPr>
          <w:t>5</w:t>
        </w:r>
        <w:r w:rsidRPr="00455061">
          <w:rPr>
            <w:rStyle w:val="aff8"/>
            <w:rFonts w:ascii="宋体" w:hAnsi="宋体" w:hint="eastAsia"/>
            <w:szCs w:val="21"/>
          </w:rPr>
          <w:t xml:space="preserve"> 总体要求</w:t>
        </w:r>
        <w:r w:rsidRPr="00455061">
          <w:rPr>
            <w:rFonts w:hAnsi="宋体"/>
            <w:webHidden/>
            <w:sz w:val="21"/>
            <w:szCs w:val="21"/>
          </w:rPr>
          <w:tab/>
        </w:r>
        <w:r w:rsidRPr="00455061">
          <w:rPr>
            <w:rFonts w:hAnsi="宋体"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webHidden/>
            <w:sz w:val="21"/>
            <w:szCs w:val="21"/>
          </w:rPr>
          <w:instrText xml:space="preserve"> PAGEREF _Toc273342088 \h </w:instrText>
        </w:r>
        <w:r w:rsidR="00B57042" w:rsidRPr="00455061">
          <w:rPr>
            <w:rFonts w:hAnsi="宋体"/>
            <w:sz w:val="21"/>
            <w:szCs w:val="21"/>
          </w:rPr>
        </w:r>
        <w:r w:rsidRPr="00455061">
          <w:rPr>
            <w:rFonts w:hAnsi="宋体"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webHidden/>
            <w:sz w:val="21"/>
            <w:szCs w:val="21"/>
          </w:rPr>
          <w:t>2</w:t>
        </w:r>
        <w:r w:rsidRPr="00455061">
          <w:rPr>
            <w:rFonts w:hAnsi="宋体"/>
            <w:webHidden/>
            <w:sz w:val="21"/>
            <w:szCs w:val="21"/>
          </w:rPr>
          <w:fldChar w:fldCharType="end"/>
        </w:r>
      </w:hyperlink>
    </w:p>
    <w:p w14:paraId="34E92BEE" w14:textId="77777777" w:rsidR="00FB25C1" w:rsidRPr="00455061" w:rsidRDefault="00FB25C1">
      <w:pPr>
        <w:pStyle w:val="TOC2"/>
        <w:tabs>
          <w:tab w:val="right" w:leader="dot" w:pos="9345"/>
        </w:tabs>
        <w:rPr>
          <w:rFonts w:hAnsi="宋体"/>
          <w:kern w:val="2"/>
          <w:sz w:val="21"/>
          <w:szCs w:val="21"/>
        </w:rPr>
      </w:pPr>
      <w:hyperlink w:anchor="_Toc273342089" w:history="1">
        <w:r w:rsidRPr="00455061">
          <w:rPr>
            <w:rStyle w:val="aff8"/>
            <w:rFonts w:ascii="宋体" w:hAnsi="宋体"/>
            <w:szCs w:val="21"/>
          </w:rPr>
          <w:t>6</w:t>
        </w:r>
        <w:r w:rsidRPr="00455061">
          <w:rPr>
            <w:rStyle w:val="aff8"/>
            <w:rFonts w:ascii="宋体" w:hAnsi="宋体" w:hint="eastAsia"/>
            <w:szCs w:val="21"/>
          </w:rPr>
          <w:t xml:space="preserve"> 装配层级定义原则</w:t>
        </w:r>
        <w:r w:rsidRPr="00455061">
          <w:rPr>
            <w:rFonts w:hAnsi="宋体"/>
            <w:webHidden/>
            <w:sz w:val="21"/>
            <w:szCs w:val="21"/>
          </w:rPr>
          <w:tab/>
        </w:r>
        <w:r w:rsidRPr="00455061">
          <w:rPr>
            <w:rFonts w:hAnsi="宋体"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webHidden/>
            <w:sz w:val="21"/>
            <w:szCs w:val="21"/>
          </w:rPr>
          <w:instrText xml:space="preserve"> PAGEREF _Toc273342089 \h </w:instrText>
        </w:r>
        <w:r w:rsidR="00B57042" w:rsidRPr="00455061">
          <w:rPr>
            <w:rFonts w:hAnsi="宋体"/>
            <w:sz w:val="21"/>
            <w:szCs w:val="21"/>
          </w:rPr>
        </w:r>
        <w:r w:rsidRPr="00455061">
          <w:rPr>
            <w:rFonts w:hAnsi="宋体"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webHidden/>
            <w:sz w:val="21"/>
            <w:szCs w:val="21"/>
          </w:rPr>
          <w:t>3</w:t>
        </w:r>
        <w:r w:rsidRPr="00455061">
          <w:rPr>
            <w:rFonts w:hAnsi="宋体"/>
            <w:webHidden/>
            <w:sz w:val="21"/>
            <w:szCs w:val="21"/>
          </w:rPr>
          <w:fldChar w:fldCharType="end"/>
        </w:r>
      </w:hyperlink>
    </w:p>
    <w:p w14:paraId="7047198F" w14:textId="77777777" w:rsidR="00FB25C1" w:rsidRPr="00455061" w:rsidRDefault="00FB25C1">
      <w:pPr>
        <w:pStyle w:val="TOC2"/>
        <w:tabs>
          <w:tab w:val="right" w:leader="dot" w:pos="9345"/>
        </w:tabs>
        <w:rPr>
          <w:rFonts w:hAnsi="宋体"/>
          <w:kern w:val="2"/>
          <w:sz w:val="21"/>
          <w:szCs w:val="21"/>
        </w:rPr>
      </w:pPr>
      <w:hyperlink w:anchor="_Toc273342090" w:history="1">
        <w:r w:rsidRPr="00455061">
          <w:rPr>
            <w:rStyle w:val="aff8"/>
            <w:rFonts w:ascii="宋体" w:hAnsi="宋体"/>
            <w:szCs w:val="21"/>
          </w:rPr>
          <w:t>7</w:t>
        </w:r>
        <w:r w:rsidRPr="00455061">
          <w:rPr>
            <w:rStyle w:val="aff8"/>
            <w:rFonts w:ascii="宋体" w:hAnsi="宋体" w:hint="eastAsia"/>
            <w:szCs w:val="21"/>
          </w:rPr>
          <w:t xml:space="preserve"> 装配约束</w:t>
        </w:r>
        <w:r w:rsidRPr="00455061">
          <w:rPr>
            <w:rFonts w:hAnsi="宋体"/>
            <w:webHidden/>
            <w:sz w:val="21"/>
            <w:szCs w:val="21"/>
          </w:rPr>
          <w:tab/>
        </w:r>
        <w:r w:rsidRPr="00455061">
          <w:rPr>
            <w:rFonts w:hAnsi="宋体"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webHidden/>
            <w:sz w:val="21"/>
            <w:szCs w:val="21"/>
          </w:rPr>
          <w:instrText xml:space="preserve"> PAGEREF _Toc273342090 \h </w:instrText>
        </w:r>
        <w:r w:rsidR="00B57042" w:rsidRPr="00455061">
          <w:rPr>
            <w:rFonts w:hAnsi="宋体"/>
            <w:sz w:val="21"/>
            <w:szCs w:val="21"/>
          </w:rPr>
        </w:r>
        <w:r w:rsidRPr="00455061">
          <w:rPr>
            <w:rFonts w:hAnsi="宋体"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webHidden/>
            <w:sz w:val="21"/>
            <w:szCs w:val="21"/>
          </w:rPr>
          <w:t>3</w:t>
        </w:r>
        <w:r w:rsidRPr="00455061">
          <w:rPr>
            <w:rFonts w:hAnsi="宋体"/>
            <w:webHidden/>
            <w:sz w:val="21"/>
            <w:szCs w:val="21"/>
          </w:rPr>
          <w:fldChar w:fldCharType="end"/>
        </w:r>
      </w:hyperlink>
    </w:p>
    <w:p w14:paraId="72AC6374" w14:textId="77777777" w:rsidR="00FB25C1" w:rsidRPr="00455061" w:rsidRDefault="00FB25C1">
      <w:pPr>
        <w:pStyle w:val="TOC2"/>
        <w:tabs>
          <w:tab w:val="left" w:pos="390"/>
          <w:tab w:val="right" w:leader="dot" w:pos="9345"/>
        </w:tabs>
        <w:rPr>
          <w:rFonts w:hAnsi="宋体"/>
          <w:kern w:val="2"/>
          <w:sz w:val="21"/>
          <w:szCs w:val="21"/>
        </w:rPr>
      </w:pPr>
      <w:hyperlink w:anchor="_Toc273342091" w:history="1">
        <w:r w:rsidRPr="00455061">
          <w:rPr>
            <w:rStyle w:val="aff8"/>
            <w:rFonts w:ascii="宋体" w:hAnsi="宋体"/>
            <w:szCs w:val="21"/>
          </w:rPr>
          <w:t>8</w:t>
        </w:r>
        <w:r w:rsidR="002B78B8" w:rsidRPr="00455061">
          <w:rPr>
            <w:rStyle w:val="aff8"/>
            <w:rFonts w:ascii="宋体" w:hAnsi="宋体" w:hint="eastAsia"/>
            <w:szCs w:val="21"/>
          </w:rPr>
          <w:t xml:space="preserve"> </w:t>
        </w:r>
        <w:r w:rsidRPr="00455061">
          <w:rPr>
            <w:rStyle w:val="aff8"/>
            <w:rFonts w:ascii="宋体" w:hAnsi="宋体" w:hint="eastAsia"/>
            <w:szCs w:val="21"/>
          </w:rPr>
          <w:t>装配结构树的管理要求</w:t>
        </w:r>
        <w:r w:rsidRPr="00455061">
          <w:rPr>
            <w:rFonts w:hAnsi="宋体"/>
            <w:webHidden/>
            <w:sz w:val="21"/>
            <w:szCs w:val="21"/>
          </w:rPr>
          <w:tab/>
        </w:r>
        <w:r w:rsidRPr="00455061">
          <w:rPr>
            <w:rFonts w:hAnsi="宋体"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webHidden/>
            <w:sz w:val="21"/>
            <w:szCs w:val="21"/>
          </w:rPr>
          <w:instrText xml:space="preserve"> PAGEREF _Toc273342091 \h </w:instrText>
        </w:r>
        <w:r w:rsidR="00B57042" w:rsidRPr="00455061">
          <w:rPr>
            <w:rFonts w:hAnsi="宋体"/>
            <w:sz w:val="21"/>
            <w:szCs w:val="21"/>
          </w:rPr>
        </w:r>
        <w:r w:rsidRPr="00455061">
          <w:rPr>
            <w:rFonts w:hAnsi="宋体"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webHidden/>
            <w:sz w:val="21"/>
            <w:szCs w:val="21"/>
          </w:rPr>
          <w:t>5</w:t>
        </w:r>
        <w:r w:rsidRPr="00455061">
          <w:rPr>
            <w:rFonts w:hAnsi="宋体"/>
            <w:webHidden/>
            <w:sz w:val="21"/>
            <w:szCs w:val="21"/>
          </w:rPr>
          <w:fldChar w:fldCharType="end"/>
        </w:r>
      </w:hyperlink>
    </w:p>
    <w:p w14:paraId="5A70578B" w14:textId="77777777" w:rsidR="00FB25C1" w:rsidRPr="00455061" w:rsidRDefault="00FB25C1">
      <w:pPr>
        <w:pStyle w:val="TOC2"/>
        <w:tabs>
          <w:tab w:val="left" w:pos="390"/>
          <w:tab w:val="right" w:leader="dot" w:pos="9345"/>
        </w:tabs>
        <w:rPr>
          <w:rFonts w:hAnsi="宋体"/>
          <w:kern w:val="2"/>
          <w:sz w:val="21"/>
          <w:szCs w:val="21"/>
        </w:rPr>
      </w:pPr>
      <w:hyperlink w:anchor="_Toc273342092" w:history="1">
        <w:r w:rsidRPr="00455061">
          <w:rPr>
            <w:rStyle w:val="aff8"/>
            <w:rFonts w:ascii="宋体" w:hAnsi="宋体"/>
            <w:szCs w:val="21"/>
          </w:rPr>
          <w:t>9</w:t>
        </w:r>
        <w:r w:rsidR="002B78B8" w:rsidRPr="00455061">
          <w:rPr>
            <w:rStyle w:val="aff8"/>
            <w:rFonts w:ascii="宋体" w:hAnsi="宋体" w:hint="eastAsia"/>
            <w:szCs w:val="21"/>
          </w:rPr>
          <w:t xml:space="preserve"> </w:t>
        </w:r>
        <w:r w:rsidRPr="00455061">
          <w:rPr>
            <w:rStyle w:val="aff8"/>
            <w:rFonts w:ascii="宋体" w:hAnsi="宋体" w:hint="eastAsia"/>
            <w:szCs w:val="21"/>
          </w:rPr>
          <w:t>装配建模的详细要求</w:t>
        </w:r>
        <w:r w:rsidRPr="00455061">
          <w:rPr>
            <w:rFonts w:hAnsi="宋体"/>
            <w:webHidden/>
            <w:sz w:val="21"/>
            <w:szCs w:val="21"/>
          </w:rPr>
          <w:tab/>
        </w:r>
        <w:r w:rsidRPr="00455061">
          <w:rPr>
            <w:rFonts w:hAnsi="宋体"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webHidden/>
            <w:sz w:val="21"/>
            <w:szCs w:val="21"/>
          </w:rPr>
          <w:instrText xml:space="preserve"> PAGEREF _Toc273342092 \h </w:instrText>
        </w:r>
        <w:r w:rsidR="00B57042" w:rsidRPr="00455061">
          <w:rPr>
            <w:rFonts w:hAnsi="宋体"/>
            <w:sz w:val="21"/>
            <w:szCs w:val="21"/>
          </w:rPr>
        </w:r>
        <w:r w:rsidRPr="00455061">
          <w:rPr>
            <w:rFonts w:hAnsi="宋体"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webHidden/>
            <w:sz w:val="21"/>
            <w:szCs w:val="21"/>
          </w:rPr>
          <w:t>5</w:t>
        </w:r>
        <w:r w:rsidRPr="00455061">
          <w:rPr>
            <w:rFonts w:hAnsi="宋体"/>
            <w:webHidden/>
            <w:sz w:val="21"/>
            <w:szCs w:val="21"/>
          </w:rPr>
          <w:fldChar w:fldCharType="end"/>
        </w:r>
      </w:hyperlink>
    </w:p>
    <w:p w14:paraId="22DB59D2" w14:textId="77777777" w:rsidR="00FB25C1" w:rsidRPr="00455061" w:rsidRDefault="00FB25C1">
      <w:pPr>
        <w:pStyle w:val="TOC2"/>
        <w:tabs>
          <w:tab w:val="left" w:pos="510"/>
          <w:tab w:val="right" w:leader="dot" w:pos="9345"/>
        </w:tabs>
        <w:rPr>
          <w:rFonts w:hAnsi="宋体"/>
          <w:kern w:val="2"/>
          <w:sz w:val="21"/>
          <w:szCs w:val="21"/>
        </w:rPr>
      </w:pPr>
      <w:hyperlink w:anchor="_Toc273342093" w:history="1">
        <w:r w:rsidRPr="00455061">
          <w:rPr>
            <w:rStyle w:val="aff8"/>
            <w:rFonts w:ascii="宋体" w:hAnsi="宋体"/>
            <w:szCs w:val="21"/>
          </w:rPr>
          <w:t>10</w:t>
        </w:r>
        <w:r w:rsidR="002B78B8" w:rsidRPr="00455061">
          <w:rPr>
            <w:rFonts w:hAnsi="宋体" w:hint="eastAsia"/>
            <w:kern w:val="2"/>
            <w:sz w:val="21"/>
            <w:szCs w:val="21"/>
          </w:rPr>
          <w:t xml:space="preserve"> </w:t>
        </w:r>
        <w:r w:rsidRPr="00455061">
          <w:rPr>
            <w:rStyle w:val="aff8"/>
            <w:rFonts w:ascii="宋体" w:hAnsi="宋体" w:hint="eastAsia"/>
            <w:szCs w:val="21"/>
          </w:rPr>
          <w:t>装配模型的封装</w:t>
        </w:r>
        <w:r w:rsidRPr="00455061">
          <w:rPr>
            <w:rFonts w:hAnsi="宋体"/>
            <w:webHidden/>
            <w:sz w:val="21"/>
            <w:szCs w:val="21"/>
          </w:rPr>
          <w:tab/>
        </w:r>
        <w:r w:rsidRPr="00455061">
          <w:rPr>
            <w:rFonts w:hAnsi="宋体"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webHidden/>
            <w:sz w:val="21"/>
            <w:szCs w:val="21"/>
          </w:rPr>
          <w:instrText xml:space="preserve"> PAGEREF _Toc273342093 \h </w:instrText>
        </w:r>
        <w:r w:rsidR="00B57042" w:rsidRPr="00455061">
          <w:rPr>
            <w:rFonts w:hAnsi="宋体"/>
            <w:sz w:val="21"/>
            <w:szCs w:val="21"/>
          </w:rPr>
        </w:r>
        <w:r w:rsidRPr="00455061">
          <w:rPr>
            <w:rFonts w:hAnsi="宋体"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webHidden/>
            <w:sz w:val="21"/>
            <w:szCs w:val="21"/>
          </w:rPr>
          <w:t>7</w:t>
        </w:r>
        <w:r w:rsidRPr="00455061">
          <w:rPr>
            <w:rFonts w:hAnsi="宋体"/>
            <w:webHidden/>
            <w:sz w:val="21"/>
            <w:szCs w:val="21"/>
          </w:rPr>
          <w:fldChar w:fldCharType="end"/>
        </w:r>
      </w:hyperlink>
    </w:p>
    <w:p w14:paraId="54119D76" w14:textId="77777777" w:rsidR="00FB25C1" w:rsidRPr="00455061" w:rsidRDefault="00FB25C1">
      <w:pPr>
        <w:pStyle w:val="TOC1"/>
        <w:tabs>
          <w:tab w:val="right" w:leader="dot" w:pos="9345"/>
        </w:tabs>
        <w:rPr>
          <w:rFonts w:hAnsi="宋体"/>
          <w:noProof/>
          <w:kern w:val="2"/>
          <w:sz w:val="21"/>
          <w:szCs w:val="21"/>
        </w:rPr>
      </w:pPr>
      <w:hyperlink w:anchor="_Toc273342094" w:history="1">
        <w:r w:rsidR="003875E3" w:rsidRPr="00455061">
          <w:rPr>
            <w:rStyle w:val="aff8"/>
            <w:rFonts w:ascii="宋体" w:hAnsi="宋体" w:hint="eastAsia"/>
            <w:noProof/>
            <w:szCs w:val="21"/>
          </w:rPr>
          <w:t>附录</w:t>
        </w:r>
        <w:r w:rsidRPr="00455061">
          <w:rPr>
            <w:rStyle w:val="aff8"/>
            <w:rFonts w:ascii="宋体" w:hAnsi="宋体" w:hint="eastAsia"/>
            <w:noProof/>
            <w:szCs w:val="21"/>
          </w:rPr>
          <w:t>A（资料性附录）自底向上装配建模的设计流程</w:t>
        </w:r>
        <w:r w:rsidRPr="00455061">
          <w:rPr>
            <w:rFonts w:hAnsi="宋体"/>
            <w:noProof/>
            <w:webHidden/>
            <w:sz w:val="21"/>
            <w:szCs w:val="21"/>
          </w:rPr>
          <w:tab/>
        </w:r>
        <w:r w:rsidRPr="00455061">
          <w:rPr>
            <w:rFonts w:hAnsi="宋体"/>
            <w:noProof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noProof/>
            <w:webHidden/>
            <w:sz w:val="21"/>
            <w:szCs w:val="21"/>
          </w:rPr>
          <w:instrText xml:space="preserve"> PAGEREF _Toc273342094 \h </w:instrText>
        </w:r>
        <w:r w:rsidR="00B57042" w:rsidRPr="00455061">
          <w:rPr>
            <w:rFonts w:hAnsi="宋体"/>
            <w:noProof/>
            <w:sz w:val="21"/>
            <w:szCs w:val="21"/>
          </w:rPr>
        </w:r>
        <w:r w:rsidRPr="00455061">
          <w:rPr>
            <w:rFonts w:hAnsi="宋体"/>
            <w:noProof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noProof/>
            <w:webHidden/>
            <w:sz w:val="21"/>
            <w:szCs w:val="21"/>
          </w:rPr>
          <w:t>8</w:t>
        </w:r>
        <w:r w:rsidRPr="00455061">
          <w:rPr>
            <w:rFonts w:hAnsi="宋体"/>
            <w:noProof/>
            <w:webHidden/>
            <w:sz w:val="21"/>
            <w:szCs w:val="21"/>
          </w:rPr>
          <w:fldChar w:fldCharType="end"/>
        </w:r>
      </w:hyperlink>
    </w:p>
    <w:p w14:paraId="42D29F58" w14:textId="77777777" w:rsidR="00FB25C1" w:rsidRPr="00455061" w:rsidRDefault="00FB25C1">
      <w:pPr>
        <w:pStyle w:val="TOC1"/>
        <w:tabs>
          <w:tab w:val="right" w:leader="dot" w:pos="9345"/>
        </w:tabs>
        <w:rPr>
          <w:rFonts w:hAnsi="宋体"/>
          <w:noProof/>
          <w:kern w:val="2"/>
          <w:sz w:val="21"/>
          <w:szCs w:val="21"/>
        </w:rPr>
      </w:pPr>
      <w:hyperlink w:anchor="_Toc273342095" w:history="1">
        <w:r w:rsidR="003875E3" w:rsidRPr="00455061">
          <w:rPr>
            <w:rStyle w:val="aff8"/>
            <w:rFonts w:ascii="宋体" w:hAnsi="宋体" w:hint="eastAsia"/>
            <w:noProof/>
            <w:szCs w:val="21"/>
          </w:rPr>
          <w:t>附</w:t>
        </w:r>
        <w:r w:rsidRPr="00455061">
          <w:rPr>
            <w:rStyle w:val="aff8"/>
            <w:rFonts w:ascii="宋体" w:hAnsi="宋体" w:hint="eastAsia"/>
            <w:noProof/>
            <w:szCs w:val="21"/>
          </w:rPr>
          <w:t>录</w:t>
        </w:r>
        <w:r w:rsidRPr="00455061">
          <w:rPr>
            <w:rStyle w:val="aff8"/>
            <w:rFonts w:ascii="宋体" w:hAnsi="宋体" w:hint="eastAsia"/>
            <w:noProof/>
            <w:szCs w:val="21"/>
          </w:rPr>
          <w:t>B</w:t>
        </w:r>
        <w:r w:rsidR="005D7DC2" w:rsidRPr="00455061">
          <w:rPr>
            <w:rStyle w:val="aff8"/>
            <w:rFonts w:ascii="宋体" w:hAnsi="宋体" w:hint="eastAsia"/>
            <w:noProof/>
            <w:szCs w:val="21"/>
          </w:rPr>
          <w:t>（资料性附录）自顶向下装配建模的设计流程</w:t>
        </w:r>
        <w:r w:rsidRPr="00455061">
          <w:rPr>
            <w:rFonts w:hAnsi="宋体"/>
            <w:noProof/>
            <w:webHidden/>
            <w:sz w:val="21"/>
            <w:szCs w:val="21"/>
          </w:rPr>
          <w:tab/>
        </w:r>
        <w:r w:rsidRPr="00455061">
          <w:rPr>
            <w:rFonts w:hAnsi="宋体"/>
            <w:noProof/>
            <w:webHidden/>
            <w:sz w:val="21"/>
            <w:szCs w:val="21"/>
          </w:rPr>
          <w:fldChar w:fldCharType="begin"/>
        </w:r>
        <w:r w:rsidRPr="00455061">
          <w:rPr>
            <w:rFonts w:hAnsi="宋体"/>
            <w:noProof/>
            <w:webHidden/>
            <w:sz w:val="21"/>
            <w:szCs w:val="21"/>
          </w:rPr>
          <w:instrText xml:space="preserve"> PAGEREF _Toc273342095 \h </w:instrText>
        </w:r>
        <w:r w:rsidR="00B57042" w:rsidRPr="00455061">
          <w:rPr>
            <w:rFonts w:hAnsi="宋体"/>
            <w:noProof/>
            <w:sz w:val="21"/>
            <w:szCs w:val="21"/>
          </w:rPr>
        </w:r>
        <w:r w:rsidRPr="00455061">
          <w:rPr>
            <w:rFonts w:hAnsi="宋体"/>
            <w:noProof/>
            <w:webHidden/>
            <w:sz w:val="21"/>
            <w:szCs w:val="21"/>
          </w:rPr>
          <w:fldChar w:fldCharType="separate"/>
        </w:r>
        <w:r w:rsidR="009A0B05">
          <w:rPr>
            <w:rFonts w:hAnsi="宋体"/>
            <w:noProof/>
            <w:webHidden/>
            <w:sz w:val="21"/>
            <w:szCs w:val="21"/>
          </w:rPr>
          <w:t>9</w:t>
        </w:r>
        <w:r w:rsidRPr="00455061">
          <w:rPr>
            <w:rFonts w:hAnsi="宋体"/>
            <w:noProof/>
            <w:webHidden/>
            <w:sz w:val="21"/>
            <w:szCs w:val="21"/>
          </w:rPr>
          <w:fldChar w:fldCharType="end"/>
        </w:r>
      </w:hyperlink>
    </w:p>
    <w:p w14:paraId="2537C6E4" w14:textId="77777777" w:rsidR="00F12A75" w:rsidRPr="00C676A8" w:rsidRDefault="00FB25C1" w:rsidP="00455061">
      <w:pPr>
        <w:pStyle w:val="aff9"/>
        <w:ind w:firstLine="420"/>
        <w:rPr>
          <w:rFonts w:hint="eastAsia"/>
        </w:rPr>
      </w:pPr>
      <w:r w:rsidRPr="00455061">
        <w:rPr>
          <w:rFonts w:hAnsi="宋体"/>
          <w:noProof w:val="0"/>
          <w:szCs w:val="21"/>
        </w:rPr>
        <w:fldChar w:fldCharType="end"/>
      </w:r>
    </w:p>
    <w:p w14:paraId="67D5DD16" w14:textId="77777777" w:rsidR="00230BF8" w:rsidRPr="00C676A8" w:rsidRDefault="00230BF8" w:rsidP="00F12A75">
      <w:pPr>
        <w:pStyle w:val="TOC1"/>
        <w:tabs>
          <w:tab w:val="right" w:leader="dot" w:pos="9345"/>
        </w:tabs>
        <w:rPr>
          <w:rFonts w:ascii="Calibri" w:hAnsi="Calibri" w:hint="eastAsia"/>
          <w:noProof/>
          <w:kern w:val="2"/>
          <w:szCs w:val="24"/>
        </w:rPr>
      </w:pPr>
      <w:r w:rsidRPr="00C676A8">
        <w:rPr>
          <w:rFonts w:hAnsi="宋体"/>
        </w:rPr>
        <w:fldChar w:fldCharType="begin"/>
      </w:r>
      <w:r w:rsidRPr="00C676A8">
        <w:rPr>
          <w:rFonts w:hAnsi="宋体"/>
        </w:rPr>
        <w:instrText xml:space="preserve"> TOC \f \h \t "前言、引言标题,附录标识,参考文献、索引标题,章标题,附录章标题" </w:instrText>
      </w:r>
      <w:r w:rsidRPr="00C676A8">
        <w:rPr>
          <w:rFonts w:hAnsi="宋体"/>
        </w:rPr>
        <w:fldChar w:fldCharType="separate"/>
      </w:r>
    </w:p>
    <w:p w14:paraId="128F810B" w14:textId="77777777" w:rsidR="009A11FA" w:rsidRPr="00C676A8" w:rsidRDefault="00230BF8" w:rsidP="00230BF8">
      <w:pPr>
        <w:pStyle w:val="afffc"/>
        <w:rPr>
          <w:rFonts w:hint="eastAsia"/>
        </w:rPr>
      </w:pPr>
      <w:r w:rsidRPr="00C676A8">
        <w:rPr>
          <w:rFonts w:hAnsi="宋体"/>
          <w:sz w:val="24"/>
          <w:szCs w:val="24"/>
        </w:rPr>
        <w:fldChar w:fldCharType="end"/>
      </w:r>
    </w:p>
    <w:p w14:paraId="265633A0" w14:textId="77777777" w:rsidR="009A11FA" w:rsidRPr="00C676A8" w:rsidRDefault="009A11FA" w:rsidP="009A11FA">
      <w:pPr>
        <w:pStyle w:val="afffc"/>
        <w:rPr>
          <w:rFonts w:hint="eastAsia"/>
        </w:rPr>
      </w:pPr>
    </w:p>
    <w:p w14:paraId="5407568B" w14:textId="77777777" w:rsidR="009A11FA" w:rsidRPr="00C676A8" w:rsidRDefault="009A11FA" w:rsidP="009A11FA">
      <w:pPr>
        <w:pStyle w:val="afffc"/>
        <w:rPr>
          <w:rFonts w:hint="eastAsia"/>
        </w:rPr>
      </w:pPr>
    </w:p>
    <w:p w14:paraId="388FEF09" w14:textId="77777777" w:rsidR="009A11FA" w:rsidRPr="00C676A8" w:rsidRDefault="009A11FA" w:rsidP="009A11FA">
      <w:pPr>
        <w:pStyle w:val="afffc"/>
        <w:rPr>
          <w:rFonts w:hint="eastAsia"/>
        </w:rPr>
      </w:pPr>
    </w:p>
    <w:p w14:paraId="04D1EC43" w14:textId="77777777" w:rsidR="009A11FA" w:rsidRPr="00C676A8" w:rsidRDefault="009A11FA" w:rsidP="009A11FA">
      <w:pPr>
        <w:pStyle w:val="afffc"/>
        <w:rPr>
          <w:rFonts w:hint="eastAsia"/>
        </w:rPr>
      </w:pPr>
    </w:p>
    <w:p w14:paraId="04617E77" w14:textId="77777777" w:rsidR="009A11FA" w:rsidRPr="00C676A8" w:rsidRDefault="009A11FA" w:rsidP="009A11FA">
      <w:pPr>
        <w:pStyle w:val="afffc"/>
        <w:rPr>
          <w:rFonts w:hint="eastAsia"/>
        </w:rPr>
      </w:pPr>
    </w:p>
    <w:p w14:paraId="2B3D5095" w14:textId="77777777" w:rsidR="009A11FA" w:rsidRPr="00C676A8" w:rsidRDefault="009A11FA" w:rsidP="009A11FA">
      <w:pPr>
        <w:pStyle w:val="afffc"/>
        <w:rPr>
          <w:rFonts w:hint="eastAsia"/>
        </w:rPr>
      </w:pPr>
    </w:p>
    <w:p w14:paraId="6A492431" w14:textId="77777777" w:rsidR="009A11FA" w:rsidRPr="00C676A8" w:rsidRDefault="009A11FA" w:rsidP="009A11FA">
      <w:pPr>
        <w:pStyle w:val="afffc"/>
        <w:rPr>
          <w:rFonts w:hint="eastAsia"/>
        </w:rPr>
      </w:pPr>
    </w:p>
    <w:p w14:paraId="12FE5142" w14:textId="77777777" w:rsidR="009A11FA" w:rsidRPr="00C676A8" w:rsidRDefault="009A11FA" w:rsidP="009A11FA">
      <w:pPr>
        <w:pStyle w:val="afffc"/>
        <w:rPr>
          <w:rFonts w:hint="eastAsia"/>
        </w:rPr>
      </w:pPr>
    </w:p>
    <w:p w14:paraId="41800234" w14:textId="77777777" w:rsidR="009A11FA" w:rsidRPr="00C676A8" w:rsidRDefault="009A11FA" w:rsidP="009A11FA">
      <w:pPr>
        <w:pStyle w:val="afffc"/>
        <w:rPr>
          <w:rFonts w:hint="eastAsia"/>
        </w:rPr>
      </w:pPr>
    </w:p>
    <w:p w14:paraId="66E16BB1" w14:textId="77777777" w:rsidR="009A11FA" w:rsidRDefault="009A11FA" w:rsidP="009A11FA">
      <w:pPr>
        <w:pStyle w:val="afffc"/>
        <w:rPr>
          <w:rFonts w:hint="eastAsia"/>
        </w:rPr>
      </w:pPr>
    </w:p>
    <w:p w14:paraId="70ED473B" w14:textId="77777777" w:rsidR="004361BE" w:rsidRPr="00C676A8" w:rsidRDefault="004361BE" w:rsidP="009A11FA">
      <w:pPr>
        <w:pStyle w:val="afffc"/>
        <w:rPr>
          <w:rFonts w:hint="eastAsia"/>
        </w:rPr>
      </w:pPr>
    </w:p>
    <w:p w14:paraId="59D28BC8" w14:textId="77777777" w:rsidR="009A11FA" w:rsidRPr="00C676A8" w:rsidRDefault="009A11FA" w:rsidP="009A11FA">
      <w:pPr>
        <w:pStyle w:val="afffc"/>
        <w:rPr>
          <w:rFonts w:hint="eastAsia"/>
        </w:rPr>
      </w:pPr>
    </w:p>
    <w:p w14:paraId="7D49607A" w14:textId="77777777" w:rsidR="002F115C" w:rsidRPr="00C676A8" w:rsidRDefault="002F115C" w:rsidP="009A11FA">
      <w:pPr>
        <w:pStyle w:val="afffc"/>
        <w:rPr>
          <w:rFonts w:hint="eastAsia"/>
        </w:rPr>
      </w:pPr>
    </w:p>
    <w:p w14:paraId="03072CF3" w14:textId="77777777" w:rsidR="003323E5" w:rsidRPr="00C676A8" w:rsidRDefault="003323E5" w:rsidP="003323E5">
      <w:pPr>
        <w:pStyle w:val="af2"/>
        <w:rPr>
          <w:rFonts w:hint="eastAsia"/>
        </w:rPr>
      </w:pPr>
      <w:bookmarkStart w:id="8" w:name="_Toc273340845"/>
      <w:bookmarkStart w:id="9" w:name="_Toc273342082"/>
      <w:r w:rsidRPr="00C676A8">
        <w:rPr>
          <w:rFonts w:hint="eastAsia"/>
        </w:rPr>
        <w:lastRenderedPageBreak/>
        <w:t>前</w:t>
      </w:r>
      <w:bookmarkStart w:id="10" w:name="BKQY"/>
      <w:r w:rsidRPr="00C676A8">
        <w:t> </w:t>
      </w:r>
      <w:r w:rsidRPr="00C676A8">
        <w:t> </w:t>
      </w:r>
      <w:r w:rsidRPr="00C676A8">
        <w:rPr>
          <w:rFonts w:hint="eastAsia"/>
        </w:rPr>
        <w:t>言</w:t>
      </w:r>
      <w:bookmarkEnd w:id="8"/>
      <w:bookmarkEnd w:id="9"/>
      <w:bookmarkEnd w:id="10"/>
    </w:p>
    <w:p w14:paraId="455406DF" w14:textId="77777777" w:rsidR="00350421" w:rsidRPr="00BF42EB" w:rsidRDefault="00350421" w:rsidP="00BF42EB">
      <w:pPr>
        <w:spacing w:line="360" w:lineRule="auto"/>
        <w:ind w:firstLineChars="200" w:firstLine="420"/>
        <w:rPr>
          <w:rFonts w:ascii="宋体" w:hint="eastAsia"/>
          <w:noProof/>
          <w:kern w:val="0"/>
          <w:szCs w:val="21"/>
        </w:rPr>
      </w:pPr>
      <w:r w:rsidRPr="00BF42EB">
        <w:rPr>
          <w:rFonts w:ascii="宋体" w:hint="eastAsia"/>
          <w:noProof/>
          <w:kern w:val="0"/>
          <w:szCs w:val="21"/>
        </w:rPr>
        <w:t xml:space="preserve">Q/CSR </w:t>
      </w:r>
      <w:r w:rsidR="00385674" w:rsidRPr="00BF42EB">
        <w:rPr>
          <w:rFonts w:ascii="宋体"/>
          <w:noProof/>
          <w:kern w:val="0"/>
          <w:szCs w:val="21"/>
        </w:rPr>
        <w:t>56</w:t>
      </w:r>
      <w:r w:rsidRPr="00BF42EB">
        <w:rPr>
          <w:rFonts w:ascii="宋体" w:hint="eastAsia"/>
          <w:noProof/>
          <w:kern w:val="0"/>
          <w:szCs w:val="21"/>
        </w:rPr>
        <w:t>《三维建模通用规则》分为五个部分：</w:t>
      </w:r>
    </w:p>
    <w:p w14:paraId="43987361" w14:textId="77777777" w:rsidR="00350421" w:rsidRPr="00BF42EB" w:rsidRDefault="00350421" w:rsidP="00BF42EB">
      <w:pPr>
        <w:spacing w:line="360" w:lineRule="auto"/>
        <w:ind w:firstLineChars="200" w:firstLine="420"/>
        <w:rPr>
          <w:rFonts w:ascii="宋体" w:hint="eastAsia"/>
          <w:noProof/>
          <w:kern w:val="0"/>
          <w:szCs w:val="21"/>
        </w:rPr>
      </w:pPr>
      <w:r w:rsidRPr="00BF42EB">
        <w:rPr>
          <w:rFonts w:ascii="宋体" w:hint="eastAsia"/>
          <w:noProof/>
          <w:kern w:val="0"/>
          <w:szCs w:val="21"/>
        </w:rPr>
        <w:t>——第1部分：通用要求；</w:t>
      </w:r>
    </w:p>
    <w:p w14:paraId="4A8F1CF7" w14:textId="77777777" w:rsidR="00350421" w:rsidRPr="00BF42EB" w:rsidRDefault="00350421" w:rsidP="00BF42EB">
      <w:pPr>
        <w:spacing w:line="360" w:lineRule="auto"/>
        <w:ind w:firstLineChars="200" w:firstLine="420"/>
        <w:rPr>
          <w:rFonts w:ascii="宋体" w:hint="eastAsia"/>
          <w:noProof/>
          <w:kern w:val="0"/>
          <w:szCs w:val="21"/>
        </w:rPr>
      </w:pPr>
      <w:r w:rsidRPr="00BF42EB">
        <w:rPr>
          <w:rFonts w:ascii="宋体" w:hint="eastAsia"/>
          <w:noProof/>
          <w:kern w:val="0"/>
          <w:szCs w:val="21"/>
        </w:rPr>
        <w:t>——第2部分：零件建模；</w:t>
      </w:r>
    </w:p>
    <w:p w14:paraId="6F570991" w14:textId="77777777" w:rsidR="00350421" w:rsidRPr="00BF42EB" w:rsidRDefault="00350421" w:rsidP="00BF42EB">
      <w:pPr>
        <w:spacing w:line="360" w:lineRule="auto"/>
        <w:ind w:firstLineChars="200" w:firstLine="420"/>
        <w:rPr>
          <w:rFonts w:ascii="宋体" w:hint="eastAsia"/>
          <w:noProof/>
          <w:kern w:val="0"/>
          <w:szCs w:val="21"/>
        </w:rPr>
      </w:pPr>
      <w:r w:rsidRPr="00BF42EB">
        <w:rPr>
          <w:rFonts w:ascii="宋体" w:hint="eastAsia"/>
          <w:noProof/>
          <w:kern w:val="0"/>
          <w:szCs w:val="21"/>
        </w:rPr>
        <w:t>——第3部分：装配建模；</w:t>
      </w:r>
    </w:p>
    <w:p w14:paraId="7916F7B5" w14:textId="77777777" w:rsidR="00350421" w:rsidRPr="00BF42EB" w:rsidRDefault="00350421" w:rsidP="00BF42EB">
      <w:pPr>
        <w:spacing w:line="360" w:lineRule="auto"/>
        <w:ind w:firstLineChars="200" w:firstLine="420"/>
        <w:rPr>
          <w:rFonts w:ascii="宋体" w:hint="eastAsia"/>
          <w:noProof/>
          <w:kern w:val="0"/>
          <w:szCs w:val="21"/>
        </w:rPr>
      </w:pPr>
      <w:r w:rsidRPr="00BF42EB">
        <w:rPr>
          <w:rFonts w:ascii="宋体" w:hint="eastAsia"/>
          <w:noProof/>
          <w:kern w:val="0"/>
          <w:szCs w:val="21"/>
        </w:rPr>
        <w:t>——第4部分：模型投影工程图；</w:t>
      </w:r>
    </w:p>
    <w:p w14:paraId="0129DAA9" w14:textId="77777777" w:rsidR="00350421" w:rsidRPr="00BF42EB" w:rsidRDefault="00350421" w:rsidP="00BF42EB">
      <w:pPr>
        <w:spacing w:line="360" w:lineRule="auto"/>
        <w:ind w:firstLineChars="200" w:firstLine="420"/>
        <w:rPr>
          <w:rFonts w:ascii="宋体" w:hint="eastAsia"/>
          <w:noProof/>
          <w:kern w:val="0"/>
          <w:szCs w:val="21"/>
        </w:rPr>
      </w:pPr>
      <w:r w:rsidRPr="00BF42EB">
        <w:rPr>
          <w:rFonts w:ascii="宋体" w:hint="eastAsia"/>
          <w:noProof/>
          <w:kern w:val="0"/>
          <w:szCs w:val="21"/>
        </w:rPr>
        <w:t>——第5部分：设计更改。</w:t>
      </w:r>
    </w:p>
    <w:p w14:paraId="3DB63B45" w14:textId="77777777" w:rsidR="003323E5" w:rsidRPr="00BF42EB" w:rsidRDefault="00350421" w:rsidP="00BF42EB">
      <w:pPr>
        <w:spacing w:line="360" w:lineRule="auto"/>
        <w:ind w:firstLineChars="200" w:firstLine="420"/>
        <w:rPr>
          <w:rFonts w:ascii="宋体"/>
          <w:noProof/>
          <w:kern w:val="0"/>
          <w:szCs w:val="21"/>
        </w:rPr>
      </w:pPr>
      <w:r w:rsidRPr="00BF42EB">
        <w:rPr>
          <w:rFonts w:ascii="宋体" w:hint="eastAsia"/>
          <w:noProof/>
          <w:kern w:val="0"/>
          <w:szCs w:val="21"/>
        </w:rPr>
        <w:t xml:space="preserve">本部分为Q/CSR </w:t>
      </w:r>
      <w:r w:rsidR="00385674" w:rsidRPr="00BF42EB">
        <w:rPr>
          <w:rFonts w:ascii="宋体"/>
          <w:noProof/>
          <w:kern w:val="0"/>
          <w:szCs w:val="21"/>
        </w:rPr>
        <w:t>56</w:t>
      </w:r>
      <w:r w:rsidRPr="00BF42EB">
        <w:rPr>
          <w:rFonts w:ascii="宋体" w:hint="eastAsia"/>
          <w:noProof/>
          <w:kern w:val="0"/>
          <w:szCs w:val="21"/>
        </w:rPr>
        <w:t>的第</w:t>
      </w:r>
      <w:r w:rsidR="00511F41" w:rsidRPr="00BF42EB">
        <w:rPr>
          <w:rFonts w:ascii="宋体" w:hint="eastAsia"/>
          <w:noProof/>
          <w:kern w:val="0"/>
          <w:szCs w:val="21"/>
        </w:rPr>
        <w:t>3</w:t>
      </w:r>
      <w:r w:rsidRPr="00BF42EB">
        <w:rPr>
          <w:rFonts w:ascii="宋体" w:hint="eastAsia"/>
          <w:noProof/>
          <w:kern w:val="0"/>
          <w:szCs w:val="21"/>
        </w:rPr>
        <w:t>部分。</w:t>
      </w:r>
    </w:p>
    <w:p w14:paraId="130C908D" w14:textId="77777777" w:rsidR="003323E5" w:rsidRPr="00F368A7" w:rsidRDefault="00B26BA8" w:rsidP="00F368A7">
      <w:pPr>
        <w:pStyle w:val="aff9"/>
        <w:spacing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本部分由中国南车股份有限公司技术标准化</w:t>
      </w:r>
      <w:r w:rsidR="003323E5" w:rsidRPr="00F368A7">
        <w:rPr>
          <w:rFonts w:hint="eastAsia"/>
          <w:szCs w:val="21"/>
        </w:rPr>
        <w:t>委员会秘书处提出并归口。</w:t>
      </w:r>
    </w:p>
    <w:p w14:paraId="64121EED" w14:textId="77777777" w:rsidR="003323E5" w:rsidRPr="00F368A7" w:rsidRDefault="003323E5" w:rsidP="00F368A7">
      <w:pPr>
        <w:pStyle w:val="aff9"/>
        <w:spacing w:line="360" w:lineRule="auto"/>
        <w:ind w:firstLine="420"/>
        <w:rPr>
          <w:rFonts w:hint="eastAsia"/>
          <w:szCs w:val="21"/>
        </w:rPr>
      </w:pPr>
      <w:r w:rsidRPr="00F368A7">
        <w:rPr>
          <w:rFonts w:hint="eastAsia"/>
          <w:szCs w:val="21"/>
        </w:rPr>
        <w:t>本部分起草单位：南车株洲电力机车有限公司、南车戚墅堰机车有限公司、南车四方股份有限公司、南车长江车辆有限公司、南车株洲电力研究所有限公司、南车资阳机车有限公司、南车北京二七车辆有限公司</w:t>
      </w:r>
    </w:p>
    <w:p w14:paraId="263962A9" w14:textId="77777777" w:rsidR="00F12A75" w:rsidRPr="00F368A7" w:rsidRDefault="003323E5" w:rsidP="00F368A7">
      <w:pPr>
        <w:pStyle w:val="aff9"/>
        <w:spacing w:line="360" w:lineRule="auto"/>
        <w:ind w:firstLine="420"/>
        <w:rPr>
          <w:szCs w:val="21"/>
        </w:rPr>
        <w:sectPr w:rsidR="00F12A75" w:rsidRPr="00F368A7">
          <w:headerReference w:type="even" r:id="rId12"/>
          <w:headerReference w:type="default" r:id="rId13"/>
          <w:footerReference w:type="even" r:id="rId14"/>
          <w:footerReference w:type="default" r:id="rId15"/>
          <w:pgSz w:w="11907" w:h="16839"/>
          <w:pgMar w:top="1418" w:right="1134" w:bottom="1134" w:left="1418" w:header="1418" w:footer="851" w:gutter="0"/>
          <w:pgNumType w:fmt="upperRoman" w:start="1"/>
          <w:cols w:space="425"/>
          <w:docGrid w:type="lines" w:linePitch="312"/>
        </w:sectPr>
      </w:pPr>
      <w:r w:rsidRPr="00F368A7">
        <w:rPr>
          <w:rFonts w:hint="eastAsia"/>
          <w:szCs w:val="21"/>
        </w:rPr>
        <w:t>本部分主要起草人：雷张文、</w:t>
      </w:r>
      <w:r w:rsidR="003619FB" w:rsidRPr="00F368A7">
        <w:rPr>
          <w:rFonts w:hint="eastAsia"/>
          <w:szCs w:val="21"/>
        </w:rPr>
        <w:t>李培功</w:t>
      </w:r>
      <w:r w:rsidRPr="00F368A7">
        <w:rPr>
          <w:rFonts w:hint="eastAsia"/>
          <w:szCs w:val="21"/>
        </w:rPr>
        <w:t>、宋福田、陈伟、骆毅、计强、卫利军。</w:t>
      </w:r>
    </w:p>
    <w:p w14:paraId="028AAAD7" w14:textId="77777777" w:rsidR="003323E5" w:rsidRPr="00C676A8" w:rsidRDefault="003323E5" w:rsidP="003323E5">
      <w:pPr>
        <w:pStyle w:val="afffb"/>
        <w:rPr>
          <w:rFonts w:hint="eastAsia"/>
        </w:rPr>
      </w:pPr>
      <w:bookmarkStart w:id="11" w:name="SectionMark4"/>
      <w:bookmarkStart w:id="12" w:name="_Toc267293573"/>
      <w:bookmarkStart w:id="13" w:name="_Toc267293675"/>
      <w:bookmarkStart w:id="14" w:name="_Toc267293797"/>
      <w:bookmarkStart w:id="15" w:name="_Toc268267194"/>
      <w:bookmarkStart w:id="16" w:name="_Toc270062492"/>
      <w:bookmarkStart w:id="17" w:name="_Toc270063768"/>
      <w:bookmarkStart w:id="18" w:name="_Toc273340846"/>
      <w:bookmarkStart w:id="19" w:name="_Toc273342083"/>
      <w:bookmarkEnd w:id="2"/>
      <w:r w:rsidRPr="00C676A8">
        <w:rPr>
          <w:rFonts w:hint="eastAsia"/>
        </w:rPr>
        <w:lastRenderedPageBreak/>
        <w:t>三维建模通用规则 第3部分 装配建模</w:t>
      </w:r>
      <w:bookmarkEnd w:id="18"/>
      <w:bookmarkEnd w:id="19"/>
    </w:p>
    <w:p w14:paraId="1CC8AB7C" w14:textId="77777777" w:rsidR="003323E5" w:rsidRPr="00D12FB0" w:rsidRDefault="003323E5" w:rsidP="00F12A75">
      <w:pPr>
        <w:pStyle w:val="af3"/>
        <w:spacing w:before="156" w:after="156"/>
        <w:rPr>
          <w:rFonts w:hint="eastAsia"/>
          <w:szCs w:val="21"/>
        </w:rPr>
      </w:pPr>
      <w:bookmarkStart w:id="20" w:name="_Toc267644000"/>
      <w:bookmarkStart w:id="21" w:name="_Toc273342084"/>
      <w:r w:rsidRPr="00D12FB0">
        <w:rPr>
          <w:rFonts w:hint="eastAsia"/>
          <w:szCs w:val="21"/>
        </w:rPr>
        <w:t>范围</w:t>
      </w:r>
      <w:bookmarkEnd w:id="20"/>
      <w:bookmarkEnd w:id="21"/>
    </w:p>
    <w:p w14:paraId="5967826C" w14:textId="77777777" w:rsidR="003323E5" w:rsidRPr="001A3B14" w:rsidRDefault="005271C0" w:rsidP="001A3B14">
      <w:pPr>
        <w:pStyle w:val="aff9"/>
        <w:widowControl w:val="0"/>
        <w:spacing w:line="360" w:lineRule="auto"/>
        <w:ind w:firstLine="420"/>
        <w:rPr>
          <w:rFonts w:hint="eastAsia"/>
          <w:szCs w:val="21"/>
        </w:rPr>
      </w:pPr>
      <w:r w:rsidRPr="001A3B14">
        <w:rPr>
          <w:rFonts w:hAnsi="宋体" w:hint="eastAsia"/>
          <w:szCs w:val="21"/>
        </w:rPr>
        <w:t xml:space="preserve">Q/CSR </w:t>
      </w:r>
      <w:r w:rsidR="00EE6BAB">
        <w:rPr>
          <w:rFonts w:hAnsi="宋体"/>
          <w:szCs w:val="21"/>
        </w:rPr>
        <w:t>56</w:t>
      </w:r>
      <w:r w:rsidR="003323E5" w:rsidRPr="001A3B14">
        <w:rPr>
          <w:rFonts w:hint="eastAsia"/>
          <w:szCs w:val="21"/>
        </w:rPr>
        <w:t>的本部分规定了</w:t>
      </w:r>
      <w:r w:rsidR="00612421">
        <w:rPr>
          <w:rFonts w:hint="eastAsia"/>
          <w:szCs w:val="21"/>
        </w:rPr>
        <w:t>机械产品</w:t>
      </w:r>
      <w:r w:rsidR="003323E5" w:rsidRPr="001A3B14">
        <w:rPr>
          <w:rFonts w:hint="eastAsia"/>
          <w:szCs w:val="21"/>
        </w:rPr>
        <w:t>用三维工程软件，进行装配建模的通用原则、总体要求、装配层级定义原则、装配约束的总体要求、装配结构树的管理要求、装配建模的详细要求以及模型封装</w:t>
      </w:r>
      <w:r w:rsidR="003F08A0" w:rsidRPr="001A3B14">
        <w:rPr>
          <w:rFonts w:hint="eastAsia"/>
          <w:szCs w:val="21"/>
        </w:rPr>
        <w:t>的要求等</w:t>
      </w:r>
      <w:r w:rsidR="003323E5" w:rsidRPr="001A3B14">
        <w:rPr>
          <w:rFonts w:hint="eastAsia"/>
          <w:szCs w:val="21"/>
        </w:rPr>
        <w:t>。</w:t>
      </w:r>
    </w:p>
    <w:p w14:paraId="730359EC" w14:textId="77777777" w:rsidR="003323E5" w:rsidRPr="001A3B14" w:rsidRDefault="003323E5" w:rsidP="001A3B14">
      <w:pPr>
        <w:pStyle w:val="aff9"/>
        <w:widowControl w:val="0"/>
        <w:spacing w:line="360" w:lineRule="auto"/>
        <w:ind w:firstLine="420"/>
        <w:rPr>
          <w:rFonts w:hint="eastAsia"/>
          <w:szCs w:val="21"/>
        </w:rPr>
      </w:pPr>
      <w:r w:rsidRPr="001A3B14">
        <w:rPr>
          <w:rFonts w:hint="eastAsia"/>
          <w:szCs w:val="21"/>
        </w:rPr>
        <w:t>本部分适用于</w:t>
      </w:r>
      <w:r w:rsidR="00612421">
        <w:rPr>
          <w:rFonts w:hint="eastAsia"/>
          <w:szCs w:val="21"/>
        </w:rPr>
        <w:t>机械产品</w:t>
      </w:r>
      <w:r w:rsidRPr="001A3B14">
        <w:rPr>
          <w:rFonts w:hint="eastAsia"/>
          <w:szCs w:val="21"/>
        </w:rPr>
        <w:t>装配建模过程中装配模型的构建、应用和管理。</w:t>
      </w:r>
    </w:p>
    <w:p w14:paraId="629DBA21" w14:textId="77777777" w:rsidR="003323E5" w:rsidRPr="00392995" w:rsidRDefault="003323E5" w:rsidP="00F12A75">
      <w:pPr>
        <w:pStyle w:val="af3"/>
        <w:spacing w:before="156" w:after="156"/>
        <w:rPr>
          <w:rFonts w:hint="eastAsia"/>
          <w:szCs w:val="21"/>
        </w:rPr>
      </w:pPr>
      <w:bookmarkStart w:id="22" w:name="_Toc267644001"/>
      <w:bookmarkStart w:id="23" w:name="_Toc273342085"/>
      <w:r w:rsidRPr="00392995">
        <w:rPr>
          <w:rFonts w:hint="eastAsia"/>
          <w:szCs w:val="21"/>
        </w:rPr>
        <w:t>规范性引用文件</w:t>
      </w:r>
      <w:bookmarkEnd w:id="22"/>
      <w:bookmarkEnd w:id="23"/>
    </w:p>
    <w:p w14:paraId="57FA6685" w14:textId="77777777" w:rsidR="003323E5" w:rsidRPr="00312F89" w:rsidRDefault="003323E5" w:rsidP="00392995">
      <w:pPr>
        <w:pStyle w:val="aff9"/>
        <w:widowControl w:val="0"/>
        <w:spacing w:line="360" w:lineRule="auto"/>
        <w:ind w:firstLine="420"/>
        <w:rPr>
          <w:rFonts w:hint="eastAsia"/>
          <w:szCs w:val="21"/>
        </w:rPr>
      </w:pPr>
      <w:r w:rsidRPr="00312F89">
        <w:rPr>
          <w:rFonts w:hint="eastAsia"/>
          <w:szCs w:val="21"/>
        </w:rPr>
        <w:t>下列文件对于本文件的应用是必不可少的。凡是注日期的引用文件，仅所注日期的版本适用于本文件。凡是不注日期的引用文件，其最新版本（包括所有的修改单）适用于本文件。</w:t>
      </w:r>
    </w:p>
    <w:p w14:paraId="3C3BD0B0" w14:textId="77777777" w:rsidR="003323E5" w:rsidRPr="00312F89" w:rsidRDefault="003323E5" w:rsidP="00392995">
      <w:pPr>
        <w:pStyle w:val="aff9"/>
        <w:widowControl w:val="0"/>
        <w:spacing w:line="360" w:lineRule="auto"/>
        <w:ind w:firstLine="420"/>
        <w:rPr>
          <w:rFonts w:hint="eastAsia"/>
          <w:szCs w:val="21"/>
        </w:rPr>
      </w:pPr>
      <w:r w:rsidRPr="00312F89">
        <w:rPr>
          <w:rFonts w:hint="eastAsia"/>
          <w:szCs w:val="21"/>
        </w:rPr>
        <w:t>GB/T 24734.1  技术产品文件  数字化产品定义数据通则  第1部分：术语与定义(ISO 16792:2006,NEQ)</w:t>
      </w:r>
    </w:p>
    <w:p w14:paraId="5DC1B7A4" w14:textId="77777777" w:rsidR="003323E5" w:rsidRPr="00312F89" w:rsidRDefault="00D26B10" w:rsidP="00392995">
      <w:pPr>
        <w:pStyle w:val="aff9"/>
        <w:widowControl w:val="0"/>
        <w:spacing w:line="360" w:lineRule="auto"/>
        <w:ind w:firstLine="420"/>
        <w:rPr>
          <w:rFonts w:hint="eastAsia"/>
          <w:szCs w:val="21"/>
        </w:rPr>
      </w:pPr>
      <w:r w:rsidRPr="00312F89">
        <w:rPr>
          <w:rFonts w:hint="eastAsia"/>
          <w:szCs w:val="21"/>
        </w:rPr>
        <w:t xml:space="preserve">Q/CSR </w:t>
      </w:r>
      <w:r w:rsidR="00EE6BAB">
        <w:rPr>
          <w:szCs w:val="21"/>
        </w:rPr>
        <w:t>56</w:t>
      </w:r>
      <w:r w:rsidR="005E5C66" w:rsidRPr="00312F89">
        <w:rPr>
          <w:rFonts w:hint="eastAsia"/>
          <w:szCs w:val="21"/>
        </w:rPr>
        <w:t>.1</w:t>
      </w:r>
      <w:r w:rsidR="003323E5" w:rsidRPr="00312F89">
        <w:rPr>
          <w:rFonts w:hint="eastAsia"/>
          <w:szCs w:val="21"/>
        </w:rPr>
        <w:t xml:space="preserve">  三维建模通用规则 第1部分 通用要求</w:t>
      </w:r>
    </w:p>
    <w:p w14:paraId="6BAF0842" w14:textId="77777777" w:rsidR="003323E5" w:rsidRPr="00C676A8" w:rsidRDefault="003323E5" w:rsidP="00F12A75">
      <w:pPr>
        <w:pStyle w:val="af3"/>
        <w:spacing w:before="156" w:after="156"/>
        <w:rPr>
          <w:rFonts w:hint="eastAsia"/>
          <w:sz w:val="24"/>
          <w:szCs w:val="24"/>
        </w:rPr>
      </w:pPr>
      <w:bookmarkStart w:id="24" w:name="_Toc267644002"/>
      <w:bookmarkStart w:id="25" w:name="_Toc273342086"/>
      <w:bookmarkEnd w:id="24"/>
      <w:r w:rsidRPr="00C676A8">
        <w:rPr>
          <w:rFonts w:hint="eastAsia"/>
          <w:sz w:val="24"/>
          <w:szCs w:val="24"/>
        </w:rPr>
        <w:t>术语和定义</w:t>
      </w:r>
      <w:bookmarkEnd w:id="25"/>
    </w:p>
    <w:p w14:paraId="34DCCB95" w14:textId="77777777" w:rsidR="003323E5" w:rsidRPr="008C69C8" w:rsidRDefault="003323E5" w:rsidP="00607E53">
      <w:pPr>
        <w:pStyle w:val="affa"/>
        <w:widowControl w:val="0"/>
        <w:numPr>
          <w:ilvl w:val="0"/>
          <w:numId w:val="0"/>
        </w:numPr>
        <w:spacing w:beforeLines="50" w:before="156" w:afterLines="50" w:after="156" w:line="360" w:lineRule="auto"/>
        <w:ind w:firstLineChars="200" w:firstLine="420"/>
        <w:jc w:val="left"/>
        <w:rPr>
          <w:rFonts w:ascii="宋体" w:eastAsia="宋体" w:hint="eastAsia"/>
          <w:noProof/>
          <w:szCs w:val="21"/>
        </w:rPr>
      </w:pPr>
      <w:r w:rsidRPr="008C69C8">
        <w:rPr>
          <w:rFonts w:ascii="宋体" w:eastAsia="宋体" w:hint="eastAsia"/>
          <w:noProof/>
          <w:szCs w:val="21"/>
        </w:rPr>
        <w:t xml:space="preserve">GB/T 24734.1和Q/CSR </w:t>
      </w:r>
      <w:r w:rsidR="00EE6BAB">
        <w:rPr>
          <w:rFonts w:ascii="Times New Roman"/>
          <w:szCs w:val="21"/>
        </w:rPr>
        <w:t>56</w:t>
      </w:r>
      <w:r w:rsidRPr="008C69C8">
        <w:rPr>
          <w:rFonts w:ascii="宋体" w:eastAsia="宋体" w:hint="eastAsia"/>
          <w:noProof/>
          <w:szCs w:val="21"/>
        </w:rPr>
        <w:t xml:space="preserve">.1确立的以及下列术语和定义适用于Q/CSR </w:t>
      </w:r>
      <w:r w:rsidR="00EE6BAB">
        <w:rPr>
          <w:rFonts w:ascii="宋体" w:eastAsia="宋体"/>
          <w:noProof/>
          <w:szCs w:val="21"/>
        </w:rPr>
        <w:t>56</w:t>
      </w:r>
      <w:r w:rsidRPr="008C69C8">
        <w:rPr>
          <w:rFonts w:ascii="宋体" w:eastAsia="宋体" w:hint="eastAsia"/>
          <w:noProof/>
          <w:szCs w:val="21"/>
        </w:rPr>
        <w:t>的本部分。</w:t>
      </w:r>
    </w:p>
    <w:p w14:paraId="157AD37F" w14:textId="77777777" w:rsidR="00EF7622" w:rsidRPr="00C676A8" w:rsidRDefault="00EF7440" w:rsidP="000268A1">
      <w:pPr>
        <w:pStyle w:val="affa"/>
        <w:widowControl w:val="0"/>
        <w:numPr>
          <w:ilvl w:val="1"/>
          <w:numId w:val="39"/>
        </w:numPr>
        <w:spacing w:beforeLines="50" w:before="156" w:afterLines="50" w:after="156" w:line="360" w:lineRule="auto"/>
        <w:jc w:val="left"/>
        <w:rPr>
          <w:rFonts w:hint="eastAsia"/>
          <w:sz w:val="24"/>
          <w:szCs w:val="24"/>
        </w:rPr>
      </w:pPr>
      <w:r w:rsidRPr="00C676A8">
        <w:rPr>
          <w:rFonts w:hint="eastAsia"/>
          <w:sz w:val="24"/>
          <w:szCs w:val="24"/>
        </w:rPr>
        <w:t xml:space="preserve"> </w:t>
      </w:r>
    </w:p>
    <w:p w14:paraId="241063BD" w14:textId="77777777" w:rsidR="003323E5" w:rsidRPr="00D36574" w:rsidRDefault="003323E5" w:rsidP="00D36574">
      <w:pPr>
        <w:pStyle w:val="affa"/>
        <w:widowControl w:val="0"/>
        <w:numPr>
          <w:ilvl w:val="0"/>
          <w:numId w:val="0"/>
        </w:numPr>
        <w:spacing w:beforeLines="50" w:before="156" w:afterLines="50" w:after="156" w:line="360" w:lineRule="auto"/>
        <w:ind w:firstLineChars="200" w:firstLine="422"/>
        <w:jc w:val="left"/>
        <w:rPr>
          <w:rFonts w:hint="eastAsia"/>
          <w:b/>
          <w:szCs w:val="21"/>
        </w:rPr>
      </w:pPr>
      <w:r w:rsidRPr="00D36574">
        <w:rPr>
          <w:rFonts w:hint="eastAsia"/>
          <w:b/>
          <w:szCs w:val="21"/>
        </w:rPr>
        <w:t xml:space="preserve">装配建模 </w:t>
      </w:r>
      <w:r w:rsidR="00F37E94" w:rsidRPr="00D36574">
        <w:rPr>
          <w:rFonts w:hint="eastAsia"/>
          <w:b/>
          <w:szCs w:val="21"/>
        </w:rPr>
        <w:t>assembly modeling</w:t>
      </w:r>
    </w:p>
    <w:p w14:paraId="23CF10C5" w14:textId="77777777" w:rsidR="003323E5" w:rsidRPr="00925D7B" w:rsidRDefault="003323E5" w:rsidP="00925D7B">
      <w:pPr>
        <w:pStyle w:val="aff9"/>
        <w:widowControl w:val="0"/>
        <w:spacing w:line="360" w:lineRule="auto"/>
        <w:ind w:firstLine="420"/>
        <w:jc w:val="left"/>
        <w:rPr>
          <w:rFonts w:hint="eastAsia"/>
          <w:szCs w:val="21"/>
        </w:rPr>
      </w:pPr>
      <w:r w:rsidRPr="00925D7B">
        <w:rPr>
          <w:rFonts w:hint="eastAsia"/>
          <w:szCs w:val="21"/>
        </w:rPr>
        <w:t>应用三维CAD软件对零件和部件进行装配设计，并形成装配模型的过程。</w:t>
      </w:r>
    </w:p>
    <w:p w14:paraId="59C31781" w14:textId="77777777" w:rsidR="00EF7622" w:rsidRPr="00C676A8" w:rsidRDefault="00EF7440" w:rsidP="000268A1">
      <w:pPr>
        <w:pStyle w:val="affa"/>
        <w:widowControl w:val="0"/>
        <w:numPr>
          <w:ilvl w:val="1"/>
          <w:numId w:val="39"/>
        </w:numPr>
        <w:spacing w:beforeLines="50" w:before="156" w:afterLines="50" w:after="156" w:line="360" w:lineRule="auto"/>
        <w:jc w:val="left"/>
        <w:rPr>
          <w:rFonts w:hint="eastAsia"/>
          <w:sz w:val="24"/>
          <w:szCs w:val="24"/>
        </w:rPr>
      </w:pPr>
      <w:r w:rsidRPr="00C676A8">
        <w:rPr>
          <w:rFonts w:hint="eastAsia"/>
          <w:sz w:val="24"/>
          <w:szCs w:val="24"/>
        </w:rPr>
        <w:t xml:space="preserve"> </w:t>
      </w:r>
    </w:p>
    <w:p w14:paraId="2C6983B6" w14:textId="77777777" w:rsidR="003323E5" w:rsidRPr="00925D7B" w:rsidRDefault="003323E5" w:rsidP="00925D7B">
      <w:pPr>
        <w:pStyle w:val="affa"/>
        <w:widowControl w:val="0"/>
        <w:numPr>
          <w:ilvl w:val="0"/>
          <w:numId w:val="0"/>
        </w:numPr>
        <w:spacing w:beforeLines="50" w:before="156" w:afterLines="50" w:after="156" w:line="360" w:lineRule="auto"/>
        <w:ind w:firstLineChars="200" w:firstLine="422"/>
        <w:jc w:val="left"/>
        <w:rPr>
          <w:rFonts w:hint="eastAsia"/>
          <w:b/>
          <w:szCs w:val="21"/>
        </w:rPr>
      </w:pPr>
      <w:r w:rsidRPr="00925D7B">
        <w:rPr>
          <w:rFonts w:hint="eastAsia"/>
          <w:b/>
          <w:szCs w:val="21"/>
        </w:rPr>
        <w:t xml:space="preserve">装配约束  </w:t>
      </w:r>
      <w:r w:rsidR="00F37E94" w:rsidRPr="00925D7B">
        <w:rPr>
          <w:rFonts w:hint="eastAsia"/>
          <w:b/>
          <w:szCs w:val="21"/>
        </w:rPr>
        <w:t>assembly constraint</w:t>
      </w:r>
    </w:p>
    <w:p w14:paraId="66EE9A68" w14:textId="77777777" w:rsidR="003323E5" w:rsidRPr="00925D7B" w:rsidRDefault="003323E5" w:rsidP="00925D7B">
      <w:pPr>
        <w:pStyle w:val="aff9"/>
        <w:widowControl w:val="0"/>
        <w:spacing w:line="360" w:lineRule="auto"/>
        <w:ind w:firstLine="420"/>
        <w:jc w:val="left"/>
        <w:rPr>
          <w:rFonts w:hint="eastAsia"/>
          <w:szCs w:val="21"/>
        </w:rPr>
      </w:pPr>
      <w:r w:rsidRPr="00925D7B">
        <w:rPr>
          <w:rFonts w:hint="eastAsia"/>
          <w:szCs w:val="21"/>
        </w:rPr>
        <w:t>在两个装配单元之间建立的关联关系，它能够反映出装配单元之间的静态定位和动态运动副关系。</w:t>
      </w:r>
    </w:p>
    <w:p w14:paraId="6AA677F2" w14:textId="77777777" w:rsidR="00EF7622" w:rsidRPr="00C676A8" w:rsidRDefault="00EF7440" w:rsidP="000268A1">
      <w:pPr>
        <w:pStyle w:val="affa"/>
        <w:widowControl w:val="0"/>
        <w:numPr>
          <w:ilvl w:val="1"/>
          <w:numId w:val="39"/>
        </w:numPr>
        <w:spacing w:beforeLines="50" w:before="156" w:afterLines="50" w:after="156" w:line="360" w:lineRule="auto"/>
        <w:jc w:val="left"/>
        <w:rPr>
          <w:rFonts w:hint="eastAsia"/>
          <w:sz w:val="24"/>
          <w:szCs w:val="24"/>
        </w:rPr>
      </w:pPr>
      <w:r w:rsidRPr="00C676A8">
        <w:rPr>
          <w:rFonts w:hint="eastAsia"/>
          <w:sz w:val="24"/>
          <w:szCs w:val="24"/>
        </w:rPr>
        <w:t xml:space="preserve"> </w:t>
      </w:r>
    </w:p>
    <w:p w14:paraId="0F547BE6" w14:textId="77777777" w:rsidR="003323E5" w:rsidRPr="000E3780" w:rsidRDefault="003323E5" w:rsidP="000E3780">
      <w:pPr>
        <w:pStyle w:val="affa"/>
        <w:widowControl w:val="0"/>
        <w:numPr>
          <w:ilvl w:val="0"/>
          <w:numId w:val="0"/>
        </w:numPr>
        <w:spacing w:beforeLines="50" w:before="156" w:afterLines="50" w:after="156" w:line="360" w:lineRule="auto"/>
        <w:ind w:firstLineChars="200" w:firstLine="422"/>
        <w:jc w:val="left"/>
        <w:rPr>
          <w:rFonts w:hint="eastAsia"/>
          <w:b/>
          <w:szCs w:val="21"/>
        </w:rPr>
      </w:pPr>
      <w:r w:rsidRPr="000E3780">
        <w:rPr>
          <w:rFonts w:hint="eastAsia"/>
          <w:b/>
          <w:szCs w:val="21"/>
        </w:rPr>
        <w:t xml:space="preserve">装配单元 </w:t>
      </w:r>
      <w:r w:rsidR="00F37E94" w:rsidRPr="000E3780">
        <w:rPr>
          <w:rFonts w:hint="eastAsia"/>
          <w:b/>
          <w:szCs w:val="21"/>
        </w:rPr>
        <w:t>assembly unit</w:t>
      </w:r>
    </w:p>
    <w:p w14:paraId="3721D922" w14:textId="77777777" w:rsidR="003323E5" w:rsidRPr="000E3780" w:rsidRDefault="003323E5" w:rsidP="000E3780">
      <w:pPr>
        <w:pStyle w:val="aff9"/>
        <w:widowControl w:val="0"/>
        <w:spacing w:line="360" w:lineRule="auto"/>
        <w:ind w:firstLine="420"/>
        <w:jc w:val="left"/>
        <w:rPr>
          <w:rFonts w:hint="eastAsia"/>
          <w:szCs w:val="21"/>
        </w:rPr>
      </w:pPr>
      <w:r w:rsidRPr="000E3780">
        <w:rPr>
          <w:rFonts w:hint="eastAsia"/>
          <w:szCs w:val="21"/>
        </w:rPr>
        <w:t>装配模型中参与装配操作的零件或部件。</w:t>
      </w:r>
    </w:p>
    <w:p w14:paraId="2893B822" w14:textId="77777777" w:rsidR="00EF7622" w:rsidRPr="00C676A8" w:rsidRDefault="00EF7440" w:rsidP="000268A1">
      <w:pPr>
        <w:pStyle w:val="affa"/>
        <w:widowControl w:val="0"/>
        <w:numPr>
          <w:ilvl w:val="1"/>
          <w:numId w:val="39"/>
        </w:numPr>
        <w:spacing w:beforeLines="50" w:before="156" w:afterLines="50" w:after="156" w:line="360" w:lineRule="auto"/>
        <w:jc w:val="left"/>
        <w:rPr>
          <w:rFonts w:hint="eastAsia"/>
          <w:sz w:val="24"/>
          <w:szCs w:val="24"/>
        </w:rPr>
      </w:pPr>
      <w:r w:rsidRPr="00C676A8">
        <w:rPr>
          <w:rFonts w:hint="eastAsia"/>
          <w:sz w:val="24"/>
          <w:szCs w:val="24"/>
        </w:rPr>
        <w:t xml:space="preserve"> </w:t>
      </w:r>
    </w:p>
    <w:p w14:paraId="460BAE78" w14:textId="77777777" w:rsidR="003323E5" w:rsidRPr="005730FF" w:rsidRDefault="003323E5" w:rsidP="005730FF">
      <w:pPr>
        <w:pStyle w:val="affa"/>
        <w:widowControl w:val="0"/>
        <w:numPr>
          <w:ilvl w:val="0"/>
          <w:numId w:val="0"/>
        </w:numPr>
        <w:spacing w:beforeLines="50" w:before="156" w:afterLines="50" w:after="156" w:line="360" w:lineRule="auto"/>
        <w:ind w:firstLineChars="200" w:firstLine="422"/>
        <w:jc w:val="left"/>
        <w:rPr>
          <w:rFonts w:hint="eastAsia"/>
          <w:b/>
          <w:szCs w:val="21"/>
        </w:rPr>
      </w:pPr>
      <w:r w:rsidRPr="005730FF">
        <w:rPr>
          <w:rFonts w:hint="eastAsia"/>
          <w:b/>
          <w:szCs w:val="21"/>
        </w:rPr>
        <w:lastRenderedPageBreak/>
        <w:t xml:space="preserve">布局模型  </w:t>
      </w:r>
      <w:r w:rsidR="00F37E94" w:rsidRPr="005730FF">
        <w:rPr>
          <w:rFonts w:hint="eastAsia"/>
          <w:b/>
          <w:szCs w:val="21"/>
        </w:rPr>
        <w:t xml:space="preserve">layout </w:t>
      </w:r>
      <w:r w:rsidR="005312BD" w:rsidRPr="005730FF">
        <w:rPr>
          <w:rFonts w:hint="eastAsia"/>
          <w:b/>
          <w:szCs w:val="21"/>
        </w:rPr>
        <w:t>model</w:t>
      </w:r>
    </w:p>
    <w:p w14:paraId="4930FB53" w14:textId="77777777" w:rsidR="003323E5" w:rsidRPr="00867901" w:rsidRDefault="003323E5" w:rsidP="00867901">
      <w:pPr>
        <w:pStyle w:val="aff9"/>
        <w:widowControl w:val="0"/>
        <w:spacing w:line="360" w:lineRule="auto"/>
        <w:ind w:firstLine="420"/>
        <w:jc w:val="left"/>
        <w:rPr>
          <w:rFonts w:hint="eastAsia"/>
          <w:szCs w:val="21"/>
        </w:rPr>
      </w:pPr>
      <w:r w:rsidRPr="00867901">
        <w:rPr>
          <w:rFonts w:hint="eastAsia"/>
          <w:szCs w:val="21"/>
        </w:rPr>
        <w:t>也称为骨架模型、或控制模型，它用于控制装配模型的姿态、整体布局及关键几何和装配接口等信息，主要由基准面、轴、点、坐标系、注释、控制曲线和曲面等构成，在自顶向下设计中常作为装配单元设计的参照基准。</w:t>
      </w:r>
    </w:p>
    <w:p w14:paraId="77266ECC" w14:textId="77777777" w:rsidR="00EF7622" w:rsidRPr="00C676A8" w:rsidRDefault="00EF7440" w:rsidP="000268A1">
      <w:pPr>
        <w:pStyle w:val="affa"/>
        <w:widowControl w:val="0"/>
        <w:numPr>
          <w:ilvl w:val="1"/>
          <w:numId w:val="39"/>
        </w:numPr>
        <w:spacing w:beforeLines="50" w:before="156" w:afterLines="50" w:after="156" w:line="360" w:lineRule="auto"/>
        <w:jc w:val="left"/>
        <w:rPr>
          <w:rFonts w:hint="eastAsia"/>
          <w:sz w:val="24"/>
          <w:szCs w:val="24"/>
        </w:rPr>
      </w:pPr>
      <w:r w:rsidRPr="00C676A8">
        <w:rPr>
          <w:rFonts w:hint="eastAsia"/>
          <w:sz w:val="24"/>
          <w:szCs w:val="24"/>
        </w:rPr>
        <w:t xml:space="preserve"> </w:t>
      </w:r>
    </w:p>
    <w:p w14:paraId="18758B89" w14:textId="77777777" w:rsidR="003323E5" w:rsidRPr="00965297" w:rsidRDefault="003323E5" w:rsidP="00965297">
      <w:pPr>
        <w:pStyle w:val="affa"/>
        <w:widowControl w:val="0"/>
        <w:numPr>
          <w:ilvl w:val="0"/>
          <w:numId w:val="0"/>
        </w:numPr>
        <w:spacing w:beforeLines="50" w:before="156" w:afterLines="50" w:after="156" w:line="360" w:lineRule="auto"/>
        <w:ind w:firstLineChars="200" w:firstLine="422"/>
        <w:jc w:val="left"/>
        <w:rPr>
          <w:rFonts w:hint="eastAsia"/>
          <w:b/>
          <w:szCs w:val="21"/>
        </w:rPr>
      </w:pPr>
      <w:r w:rsidRPr="00965297">
        <w:rPr>
          <w:rFonts w:hint="eastAsia"/>
          <w:b/>
          <w:szCs w:val="21"/>
        </w:rPr>
        <w:t xml:space="preserve">模型封装 </w:t>
      </w:r>
      <w:r w:rsidR="00FA7029" w:rsidRPr="00965297">
        <w:rPr>
          <w:rFonts w:hint="eastAsia"/>
          <w:b/>
          <w:szCs w:val="21"/>
        </w:rPr>
        <w:t>m</w:t>
      </w:r>
      <w:r w:rsidR="005312BD" w:rsidRPr="00965297">
        <w:rPr>
          <w:rFonts w:hint="eastAsia"/>
          <w:b/>
          <w:szCs w:val="21"/>
        </w:rPr>
        <w:t>odel package</w:t>
      </w:r>
    </w:p>
    <w:p w14:paraId="7076D152" w14:textId="77777777" w:rsidR="003323E5" w:rsidRPr="00965297" w:rsidRDefault="003323E5" w:rsidP="00965297">
      <w:pPr>
        <w:pStyle w:val="aff9"/>
        <w:widowControl w:val="0"/>
        <w:spacing w:line="360" w:lineRule="auto"/>
        <w:ind w:firstLine="420"/>
        <w:jc w:val="left"/>
        <w:rPr>
          <w:rFonts w:hint="eastAsia"/>
          <w:szCs w:val="21"/>
        </w:rPr>
      </w:pPr>
      <w:r w:rsidRPr="00965297">
        <w:rPr>
          <w:rFonts w:hint="eastAsia"/>
          <w:szCs w:val="21"/>
        </w:rPr>
        <w:t>将模型从</w:t>
      </w:r>
      <w:r w:rsidR="007C5386">
        <w:rPr>
          <w:rFonts w:hint="eastAsia"/>
          <w:szCs w:val="21"/>
        </w:rPr>
        <w:t>产品数据管理</w:t>
      </w:r>
      <w:r w:rsidRPr="00965297">
        <w:rPr>
          <w:rFonts w:hint="eastAsia"/>
          <w:szCs w:val="21"/>
        </w:rPr>
        <w:t>系统中输出，使模型不再与</w:t>
      </w:r>
      <w:r w:rsidR="007C5386">
        <w:rPr>
          <w:rFonts w:hint="eastAsia"/>
          <w:szCs w:val="21"/>
        </w:rPr>
        <w:t>产品数据管理</w:t>
      </w:r>
      <w:r w:rsidRPr="00965297">
        <w:rPr>
          <w:rFonts w:hint="eastAsia"/>
          <w:szCs w:val="21"/>
        </w:rPr>
        <w:t>系统关联，可供非</w:t>
      </w:r>
      <w:r w:rsidR="007C5386">
        <w:rPr>
          <w:rFonts w:hint="eastAsia"/>
          <w:szCs w:val="21"/>
        </w:rPr>
        <w:t>产品数据管理</w:t>
      </w:r>
      <w:r w:rsidR="001F3F80">
        <w:rPr>
          <w:rFonts w:hint="eastAsia"/>
          <w:szCs w:val="21"/>
        </w:rPr>
        <w:t>系统</w:t>
      </w:r>
      <w:r w:rsidRPr="00965297">
        <w:rPr>
          <w:rFonts w:hint="eastAsia"/>
          <w:szCs w:val="21"/>
        </w:rPr>
        <w:t>环境使用。</w:t>
      </w:r>
    </w:p>
    <w:p w14:paraId="19492CBB" w14:textId="77777777" w:rsidR="003323E5" w:rsidRPr="00F002DA" w:rsidRDefault="003323E5" w:rsidP="00F12A75">
      <w:pPr>
        <w:pStyle w:val="af3"/>
        <w:spacing w:before="156" w:after="156"/>
        <w:rPr>
          <w:rFonts w:hint="eastAsia"/>
          <w:szCs w:val="21"/>
        </w:rPr>
      </w:pPr>
      <w:bookmarkStart w:id="26" w:name="_Toc273342087"/>
      <w:r w:rsidRPr="00F002DA">
        <w:rPr>
          <w:rFonts w:hint="eastAsia"/>
          <w:szCs w:val="21"/>
        </w:rPr>
        <w:t>通用原则</w:t>
      </w:r>
      <w:bookmarkEnd w:id="26"/>
      <w:r w:rsidR="00E0514D" w:rsidRPr="00F002DA">
        <w:rPr>
          <w:rFonts w:hint="eastAsia"/>
          <w:szCs w:val="21"/>
        </w:rPr>
        <w:t xml:space="preserve"> </w:t>
      </w:r>
    </w:p>
    <w:p w14:paraId="2745B1D1" w14:textId="77777777" w:rsidR="003323E5" w:rsidRPr="00CD060F" w:rsidRDefault="003323E5" w:rsidP="00CD060F">
      <w:pPr>
        <w:pStyle w:val="aff9"/>
        <w:widowControl w:val="0"/>
        <w:spacing w:line="360" w:lineRule="auto"/>
        <w:ind w:firstLine="420"/>
        <w:rPr>
          <w:rFonts w:hint="eastAsia"/>
          <w:szCs w:val="21"/>
        </w:rPr>
      </w:pPr>
      <w:r w:rsidRPr="00CD060F">
        <w:rPr>
          <w:rFonts w:hint="eastAsia"/>
          <w:szCs w:val="21"/>
        </w:rPr>
        <w:t>在装配建模设计中，应遵循以下通用原则：</w:t>
      </w:r>
    </w:p>
    <w:p w14:paraId="37C35506" w14:textId="77777777" w:rsidR="003323E5" w:rsidRPr="00CD060F" w:rsidRDefault="003323E5" w:rsidP="003323E5">
      <w:pPr>
        <w:pStyle w:val="aff9"/>
        <w:widowControl w:val="0"/>
        <w:numPr>
          <w:ilvl w:val="0"/>
          <w:numId w:val="32"/>
        </w:numPr>
        <w:tabs>
          <w:tab w:val="center" w:pos="4201"/>
          <w:tab w:val="right" w:leader="dot" w:pos="9298"/>
        </w:tabs>
        <w:spacing w:line="360" w:lineRule="auto"/>
        <w:ind w:firstLineChars="0"/>
        <w:rPr>
          <w:rFonts w:hint="eastAsia"/>
          <w:szCs w:val="21"/>
        </w:rPr>
      </w:pPr>
      <w:r w:rsidRPr="00CD060F">
        <w:rPr>
          <w:rFonts w:hint="eastAsia"/>
          <w:szCs w:val="21"/>
        </w:rPr>
        <w:t>所有的装配单元应具有唯一性和稳定性；</w:t>
      </w:r>
    </w:p>
    <w:p w14:paraId="5BA1A690" w14:textId="77777777" w:rsidR="003323E5" w:rsidRPr="00CD060F" w:rsidRDefault="003323E5" w:rsidP="003323E5">
      <w:pPr>
        <w:pStyle w:val="aff9"/>
        <w:widowControl w:val="0"/>
        <w:numPr>
          <w:ilvl w:val="0"/>
          <w:numId w:val="32"/>
        </w:numPr>
        <w:tabs>
          <w:tab w:val="center" w:pos="4201"/>
          <w:tab w:val="right" w:leader="dot" w:pos="9298"/>
        </w:tabs>
        <w:spacing w:line="360" w:lineRule="auto"/>
        <w:ind w:firstLineChars="0"/>
        <w:rPr>
          <w:rFonts w:hint="eastAsia"/>
          <w:szCs w:val="21"/>
        </w:rPr>
      </w:pPr>
      <w:r w:rsidRPr="00CD060F">
        <w:rPr>
          <w:rFonts w:hint="eastAsia"/>
          <w:szCs w:val="21"/>
        </w:rPr>
        <w:t>应合理划分零部件的装配层级，每一个装配层级对应着装配现场的一道装配环节，因此，尽可能根据装配工艺或企业习惯以及行业习惯来确定装配层级；</w:t>
      </w:r>
    </w:p>
    <w:p w14:paraId="637FC4EB" w14:textId="77777777" w:rsidR="003323E5" w:rsidRPr="00CD060F" w:rsidRDefault="003323E5" w:rsidP="003323E5">
      <w:pPr>
        <w:pStyle w:val="aff9"/>
        <w:widowControl w:val="0"/>
        <w:numPr>
          <w:ilvl w:val="0"/>
          <w:numId w:val="32"/>
        </w:numPr>
        <w:tabs>
          <w:tab w:val="center" w:pos="4201"/>
          <w:tab w:val="right" w:leader="dot" w:pos="9298"/>
        </w:tabs>
        <w:spacing w:line="360" w:lineRule="auto"/>
        <w:ind w:firstLineChars="0"/>
        <w:rPr>
          <w:rFonts w:hint="eastAsia"/>
          <w:szCs w:val="21"/>
        </w:rPr>
      </w:pPr>
      <w:r w:rsidRPr="00CD060F">
        <w:rPr>
          <w:rFonts w:hint="eastAsia"/>
          <w:szCs w:val="21"/>
        </w:rPr>
        <w:t>装配模型应包含完整的装配结构树信息；</w:t>
      </w:r>
    </w:p>
    <w:p w14:paraId="37B246B6" w14:textId="77777777" w:rsidR="003323E5" w:rsidRPr="00CD060F" w:rsidRDefault="003323E5" w:rsidP="003323E5">
      <w:pPr>
        <w:pStyle w:val="aff9"/>
        <w:widowControl w:val="0"/>
        <w:numPr>
          <w:ilvl w:val="0"/>
          <w:numId w:val="32"/>
        </w:numPr>
        <w:tabs>
          <w:tab w:val="center" w:pos="4201"/>
          <w:tab w:val="right" w:leader="dot" w:pos="9298"/>
        </w:tabs>
        <w:spacing w:line="360" w:lineRule="auto"/>
        <w:ind w:firstLineChars="0"/>
        <w:rPr>
          <w:rFonts w:hint="eastAsia"/>
          <w:szCs w:val="21"/>
        </w:rPr>
      </w:pPr>
      <w:r w:rsidRPr="00CD060F">
        <w:rPr>
          <w:rFonts w:hint="eastAsia"/>
          <w:szCs w:val="21"/>
        </w:rPr>
        <w:tab/>
        <w:t>装配有形变的零部件（例如弹簧、锁片、铆钉、开口销、橡胶密封件等）一般应以实际工作状态进行装配；</w:t>
      </w:r>
    </w:p>
    <w:p w14:paraId="4D4F77B4" w14:textId="77777777" w:rsidR="003323E5" w:rsidRPr="00CD060F" w:rsidRDefault="003323E5" w:rsidP="003323E5">
      <w:pPr>
        <w:pStyle w:val="aff9"/>
        <w:widowControl w:val="0"/>
        <w:numPr>
          <w:ilvl w:val="0"/>
          <w:numId w:val="32"/>
        </w:numPr>
        <w:tabs>
          <w:tab w:val="center" w:pos="4201"/>
          <w:tab w:val="right" w:leader="dot" w:pos="9298"/>
        </w:tabs>
        <w:spacing w:line="360" w:lineRule="auto"/>
        <w:ind w:firstLineChars="0"/>
        <w:rPr>
          <w:rFonts w:hint="eastAsia"/>
          <w:szCs w:val="21"/>
        </w:rPr>
      </w:pPr>
      <w:r w:rsidRPr="00CD060F">
        <w:rPr>
          <w:rFonts w:hint="eastAsia"/>
          <w:szCs w:val="21"/>
        </w:rPr>
        <w:tab/>
        <w:t>装配建模过程应充分体现面向制造的设计（Design for Manufacturing —— DFM）与面向装配的设计（Design for Assembly —— DFA）准则，要充分考虑制造因素，提高其工艺性能；</w:t>
      </w:r>
    </w:p>
    <w:p w14:paraId="7CB00815" w14:textId="77777777" w:rsidR="003323E5" w:rsidRPr="00CD060F" w:rsidRDefault="003323E5" w:rsidP="003323E5">
      <w:pPr>
        <w:pStyle w:val="aff9"/>
        <w:widowControl w:val="0"/>
        <w:numPr>
          <w:ilvl w:val="0"/>
          <w:numId w:val="32"/>
        </w:numPr>
        <w:tabs>
          <w:tab w:val="center" w:pos="4201"/>
          <w:tab w:val="right" w:leader="dot" w:pos="9298"/>
        </w:tabs>
        <w:spacing w:line="360" w:lineRule="auto"/>
        <w:ind w:firstLineChars="0"/>
        <w:rPr>
          <w:rFonts w:hint="eastAsia"/>
          <w:szCs w:val="21"/>
        </w:rPr>
      </w:pPr>
      <w:r w:rsidRPr="00CD060F">
        <w:rPr>
          <w:rFonts w:hint="eastAsia"/>
          <w:szCs w:val="21"/>
        </w:rPr>
        <w:tab/>
        <w:t>装配模型中使用的标准件、外购件模型应从模型库中调用，并统一管理；</w:t>
      </w:r>
    </w:p>
    <w:p w14:paraId="083309B7" w14:textId="77777777" w:rsidR="003323E5" w:rsidRPr="00CD060F" w:rsidRDefault="003323E5" w:rsidP="003323E5">
      <w:pPr>
        <w:pStyle w:val="aff9"/>
        <w:widowControl w:val="0"/>
        <w:numPr>
          <w:ilvl w:val="0"/>
          <w:numId w:val="32"/>
        </w:numPr>
        <w:tabs>
          <w:tab w:val="center" w:pos="4201"/>
          <w:tab w:val="right" w:leader="dot" w:pos="9298"/>
        </w:tabs>
        <w:spacing w:line="360" w:lineRule="auto"/>
        <w:ind w:firstLineChars="0"/>
        <w:rPr>
          <w:rFonts w:hint="eastAsia"/>
          <w:szCs w:val="21"/>
        </w:rPr>
      </w:pPr>
      <w:r w:rsidRPr="00CD060F">
        <w:rPr>
          <w:rFonts w:hint="eastAsia"/>
          <w:szCs w:val="21"/>
        </w:rPr>
        <w:tab/>
        <w:t>润滑脂、油、水等无形态零件，在装配体中采用对应</w:t>
      </w:r>
      <w:r w:rsidR="00A03DAE">
        <w:rPr>
          <w:rFonts w:hint="eastAsia"/>
          <w:szCs w:val="21"/>
        </w:rPr>
        <w:t>物料</w:t>
      </w:r>
      <w:r w:rsidRPr="00CD060F">
        <w:rPr>
          <w:rFonts w:hint="eastAsia"/>
          <w:szCs w:val="21"/>
        </w:rPr>
        <w:t>编码的空零件装配；</w:t>
      </w:r>
    </w:p>
    <w:p w14:paraId="29085D2A" w14:textId="77777777" w:rsidR="003323E5" w:rsidRPr="00CD060F" w:rsidRDefault="003323E5" w:rsidP="003323E5">
      <w:pPr>
        <w:pStyle w:val="aff9"/>
        <w:widowControl w:val="0"/>
        <w:numPr>
          <w:ilvl w:val="0"/>
          <w:numId w:val="32"/>
        </w:numPr>
        <w:tabs>
          <w:tab w:val="center" w:pos="4201"/>
          <w:tab w:val="right" w:leader="dot" w:pos="9298"/>
        </w:tabs>
        <w:spacing w:line="360" w:lineRule="auto"/>
        <w:ind w:firstLineChars="0"/>
        <w:rPr>
          <w:rFonts w:hint="eastAsia"/>
          <w:szCs w:val="21"/>
        </w:rPr>
      </w:pPr>
      <w:r w:rsidRPr="00CD060F">
        <w:rPr>
          <w:rFonts w:hint="eastAsia"/>
          <w:szCs w:val="21"/>
        </w:rPr>
        <w:tab/>
        <w:t>装配模型发布前应通过模型检查，模型检查包括但不限于以下内容：图层、装配结构树、模型工程数据、约束。</w:t>
      </w:r>
    </w:p>
    <w:p w14:paraId="40EAEA20" w14:textId="77777777" w:rsidR="003323E5" w:rsidRPr="007A56A3" w:rsidRDefault="003323E5" w:rsidP="00F12A75">
      <w:pPr>
        <w:pStyle w:val="af3"/>
        <w:spacing w:before="156" w:after="156"/>
        <w:rPr>
          <w:rFonts w:hint="eastAsia"/>
          <w:szCs w:val="21"/>
        </w:rPr>
      </w:pPr>
      <w:bookmarkStart w:id="27" w:name="_Toc273342088"/>
      <w:r w:rsidRPr="007A56A3">
        <w:rPr>
          <w:rFonts w:hint="eastAsia"/>
          <w:szCs w:val="21"/>
        </w:rPr>
        <w:t>总体要求</w:t>
      </w:r>
      <w:bookmarkEnd w:id="27"/>
      <w:r w:rsidR="005312BD" w:rsidRPr="007A56A3">
        <w:rPr>
          <w:rFonts w:hint="eastAsia"/>
          <w:szCs w:val="21"/>
        </w:rPr>
        <w:t xml:space="preserve"> </w:t>
      </w:r>
    </w:p>
    <w:p w14:paraId="0F24AD9D" w14:textId="77777777" w:rsidR="003323E5" w:rsidRPr="00542ED0" w:rsidRDefault="003323E5" w:rsidP="00542ED0">
      <w:pPr>
        <w:pStyle w:val="aff9"/>
        <w:widowControl w:val="0"/>
        <w:spacing w:line="360" w:lineRule="auto"/>
        <w:ind w:firstLine="420"/>
        <w:rPr>
          <w:rFonts w:hint="eastAsia"/>
          <w:szCs w:val="21"/>
        </w:rPr>
      </w:pPr>
      <w:r w:rsidRPr="00542ED0">
        <w:rPr>
          <w:rFonts w:hint="eastAsia"/>
          <w:szCs w:val="21"/>
        </w:rPr>
        <w:t>在装配建模设计中，应遵循以下总体要求：</w:t>
      </w:r>
    </w:p>
    <w:p w14:paraId="0D25074D" w14:textId="77777777" w:rsidR="003323E5" w:rsidRPr="00542ED0" w:rsidRDefault="003323E5" w:rsidP="00E9412D">
      <w:pPr>
        <w:pStyle w:val="aff9"/>
        <w:widowControl w:val="0"/>
        <w:numPr>
          <w:ilvl w:val="1"/>
          <w:numId w:val="33"/>
        </w:numPr>
        <w:tabs>
          <w:tab w:val="num" w:pos="735"/>
          <w:tab w:val="center" w:pos="4201"/>
          <w:tab w:val="right" w:leader="dot" w:pos="9298"/>
        </w:tabs>
        <w:spacing w:line="360" w:lineRule="auto"/>
        <w:ind w:left="735" w:firstLineChars="0" w:hanging="315"/>
        <w:rPr>
          <w:rFonts w:hint="eastAsia"/>
          <w:szCs w:val="21"/>
        </w:rPr>
      </w:pPr>
      <w:r w:rsidRPr="00542ED0">
        <w:rPr>
          <w:rFonts w:hint="eastAsia"/>
          <w:szCs w:val="21"/>
        </w:rPr>
        <w:t>模型装配前，应将装配单元内部的与装配无关的基准面、轴、点及不必要的修饰进行消隐处理，只保留装配单元在总装配时需要的参考基准；</w:t>
      </w:r>
    </w:p>
    <w:p w14:paraId="6095CF57" w14:textId="77777777" w:rsidR="003323E5" w:rsidRPr="00542ED0" w:rsidRDefault="003323E5" w:rsidP="00E9412D">
      <w:pPr>
        <w:pStyle w:val="aff9"/>
        <w:widowControl w:val="0"/>
        <w:numPr>
          <w:ilvl w:val="1"/>
          <w:numId w:val="33"/>
        </w:numPr>
        <w:tabs>
          <w:tab w:val="num" w:pos="735"/>
          <w:tab w:val="center" w:pos="4201"/>
          <w:tab w:val="right" w:leader="dot" w:pos="9298"/>
        </w:tabs>
        <w:spacing w:line="360" w:lineRule="auto"/>
        <w:ind w:left="735" w:firstLineChars="0" w:hanging="315"/>
        <w:rPr>
          <w:rFonts w:hint="eastAsia"/>
          <w:szCs w:val="21"/>
        </w:rPr>
      </w:pPr>
      <w:r w:rsidRPr="00542ED0">
        <w:rPr>
          <w:rFonts w:hint="eastAsia"/>
          <w:szCs w:val="21"/>
        </w:rPr>
        <w:t>为了提高建模效率和准确性，零件级加工特征允许在装配环境下采用装配特征建构，但所建特征</w:t>
      </w:r>
      <w:r w:rsidR="009B5D88">
        <w:rPr>
          <w:rFonts w:hint="eastAsia"/>
          <w:szCs w:val="21"/>
        </w:rPr>
        <w:t>应</w:t>
      </w:r>
      <w:r w:rsidRPr="00542ED0">
        <w:rPr>
          <w:rFonts w:hint="eastAsia"/>
          <w:szCs w:val="21"/>
        </w:rPr>
        <w:t>反映在零件级；</w:t>
      </w:r>
    </w:p>
    <w:p w14:paraId="6E40298C" w14:textId="77777777" w:rsidR="003323E5" w:rsidRPr="00542ED0" w:rsidRDefault="003323E5" w:rsidP="00E9412D">
      <w:pPr>
        <w:pStyle w:val="aff9"/>
        <w:widowControl w:val="0"/>
        <w:numPr>
          <w:ilvl w:val="1"/>
          <w:numId w:val="33"/>
        </w:numPr>
        <w:tabs>
          <w:tab w:val="num" w:pos="735"/>
          <w:tab w:val="center" w:pos="4201"/>
          <w:tab w:val="right" w:leader="dot" w:pos="9298"/>
        </w:tabs>
        <w:spacing w:line="360" w:lineRule="auto"/>
        <w:ind w:left="735" w:firstLineChars="0" w:hanging="315"/>
        <w:rPr>
          <w:rFonts w:hint="eastAsia"/>
          <w:szCs w:val="21"/>
        </w:rPr>
      </w:pPr>
      <w:r w:rsidRPr="00542ED0">
        <w:rPr>
          <w:rFonts w:hint="eastAsia"/>
          <w:szCs w:val="21"/>
        </w:rPr>
        <w:lastRenderedPageBreak/>
        <w:t>装配工序中的加工特征在零件级应被屏蔽掉；</w:t>
      </w:r>
    </w:p>
    <w:p w14:paraId="2E86E41C" w14:textId="77777777" w:rsidR="003323E5" w:rsidRPr="00542ED0" w:rsidRDefault="003323E5" w:rsidP="00E9412D">
      <w:pPr>
        <w:pStyle w:val="aff9"/>
        <w:widowControl w:val="0"/>
        <w:numPr>
          <w:ilvl w:val="1"/>
          <w:numId w:val="33"/>
        </w:numPr>
        <w:tabs>
          <w:tab w:val="num" w:pos="735"/>
          <w:tab w:val="center" w:pos="4201"/>
          <w:tab w:val="right" w:leader="dot" w:pos="9298"/>
        </w:tabs>
        <w:spacing w:line="360" w:lineRule="auto"/>
        <w:ind w:left="735" w:firstLineChars="0" w:hanging="315"/>
        <w:rPr>
          <w:rFonts w:hint="eastAsia"/>
          <w:szCs w:val="21"/>
        </w:rPr>
      </w:pPr>
      <w:r w:rsidRPr="00542ED0">
        <w:rPr>
          <w:rFonts w:hint="eastAsia"/>
          <w:szCs w:val="21"/>
        </w:rPr>
        <w:t>为减轻整车装配的复杂程度，整车以下</w:t>
      </w:r>
      <w:r w:rsidR="000507CF" w:rsidRPr="00542ED0">
        <w:rPr>
          <w:rFonts w:hint="eastAsia"/>
          <w:szCs w:val="21"/>
        </w:rPr>
        <w:t>一级</w:t>
      </w:r>
      <w:r w:rsidRPr="00542ED0">
        <w:rPr>
          <w:rFonts w:hint="eastAsia"/>
          <w:szCs w:val="21"/>
        </w:rPr>
        <w:t>子部件装配</w:t>
      </w:r>
      <w:r w:rsidR="009B5D88">
        <w:rPr>
          <w:rFonts w:hint="eastAsia"/>
          <w:szCs w:val="21"/>
        </w:rPr>
        <w:t>应</w:t>
      </w:r>
      <w:r w:rsidRPr="00542ED0">
        <w:rPr>
          <w:rFonts w:hint="eastAsia"/>
          <w:szCs w:val="21"/>
        </w:rPr>
        <w:t xml:space="preserve">满足整车坐标要求，整车坐标及主要部件坐标定义应符合Q/CSR </w:t>
      </w:r>
      <w:r w:rsidR="00EE6BAB">
        <w:rPr>
          <w:szCs w:val="21"/>
        </w:rPr>
        <w:t>56</w:t>
      </w:r>
      <w:r w:rsidRPr="00542ED0">
        <w:rPr>
          <w:rFonts w:hint="eastAsia"/>
          <w:szCs w:val="21"/>
        </w:rPr>
        <w:t>.1的规定；</w:t>
      </w:r>
    </w:p>
    <w:p w14:paraId="07E9D094" w14:textId="77777777" w:rsidR="003323E5" w:rsidRPr="00542ED0" w:rsidRDefault="003323E5" w:rsidP="00E9412D">
      <w:pPr>
        <w:pStyle w:val="aff9"/>
        <w:widowControl w:val="0"/>
        <w:numPr>
          <w:ilvl w:val="1"/>
          <w:numId w:val="33"/>
        </w:numPr>
        <w:tabs>
          <w:tab w:val="num" w:pos="735"/>
          <w:tab w:val="center" w:pos="4201"/>
          <w:tab w:val="right" w:leader="dot" w:pos="9298"/>
        </w:tabs>
        <w:spacing w:line="360" w:lineRule="auto"/>
        <w:ind w:left="735" w:firstLineChars="0" w:hanging="315"/>
        <w:rPr>
          <w:rFonts w:hint="eastAsia"/>
          <w:szCs w:val="21"/>
        </w:rPr>
      </w:pPr>
      <w:r w:rsidRPr="00542ED0">
        <w:rPr>
          <w:rFonts w:hint="eastAsia"/>
          <w:szCs w:val="21"/>
        </w:rPr>
        <w:t>在自顶向下设计时，可在布局模型设计中，将关键尺寸定义为变量，以驱动整个模型，实现产品的设计、修改；</w:t>
      </w:r>
    </w:p>
    <w:p w14:paraId="2FF37F67" w14:textId="77777777" w:rsidR="003323E5" w:rsidRPr="00542ED0" w:rsidRDefault="003323E5" w:rsidP="00E9412D">
      <w:pPr>
        <w:pStyle w:val="aff9"/>
        <w:widowControl w:val="0"/>
        <w:numPr>
          <w:ilvl w:val="1"/>
          <w:numId w:val="33"/>
        </w:numPr>
        <w:tabs>
          <w:tab w:val="num" w:pos="735"/>
          <w:tab w:val="center" w:pos="4201"/>
          <w:tab w:val="right" w:leader="dot" w:pos="9298"/>
        </w:tabs>
        <w:spacing w:line="360" w:lineRule="auto"/>
        <w:ind w:left="735" w:firstLineChars="0" w:hanging="315"/>
        <w:rPr>
          <w:rFonts w:hint="eastAsia"/>
          <w:szCs w:val="21"/>
        </w:rPr>
      </w:pPr>
      <w:r w:rsidRPr="00542ED0">
        <w:rPr>
          <w:rFonts w:hint="eastAsia"/>
          <w:szCs w:val="21"/>
        </w:rPr>
        <w:t>只有在装配模型中才能确定的模型尺寸，可采用表达式或参照引用的方式进行设定，必要时可加注释；</w:t>
      </w:r>
    </w:p>
    <w:p w14:paraId="2B6B70C1" w14:textId="77777777" w:rsidR="003323E5" w:rsidRPr="00542ED0" w:rsidRDefault="003323E5" w:rsidP="00E9412D">
      <w:pPr>
        <w:pStyle w:val="aff9"/>
        <w:widowControl w:val="0"/>
        <w:numPr>
          <w:ilvl w:val="1"/>
          <w:numId w:val="33"/>
        </w:numPr>
        <w:tabs>
          <w:tab w:val="num" w:pos="735"/>
          <w:tab w:val="center" w:pos="4201"/>
          <w:tab w:val="right" w:leader="dot" w:pos="9298"/>
        </w:tabs>
        <w:spacing w:line="360" w:lineRule="auto"/>
        <w:ind w:left="735" w:firstLineChars="0" w:hanging="315"/>
        <w:rPr>
          <w:rFonts w:hint="eastAsia"/>
          <w:szCs w:val="21"/>
        </w:rPr>
      </w:pPr>
      <w:r w:rsidRPr="00542ED0">
        <w:rPr>
          <w:rFonts w:hint="eastAsia"/>
          <w:szCs w:val="21"/>
        </w:rPr>
        <w:t>复杂零部件参与装配时，可消隐不相关零部件，以提高系统加载和编辑速度；</w:t>
      </w:r>
    </w:p>
    <w:p w14:paraId="53D169E3" w14:textId="77777777" w:rsidR="003323E5" w:rsidRPr="00542ED0" w:rsidRDefault="003323E5" w:rsidP="00E9412D">
      <w:pPr>
        <w:pStyle w:val="aff9"/>
        <w:widowControl w:val="0"/>
        <w:numPr>
          <w:ilvl w:val="1"/>
          <w:numId w:val="33"/>
        </w:numPr>
        <w:tabs>
          <w:tab w:val="num" w:pos="735"/>
          <w:tab w:val="center" w:pos="4201"/>
          <w:tab w:val="right" w:leader="dot" w:pos="9298"/>
        </w:tabs>
        <w:spacing w:line="360" w:lineRule="auto"/>
        <w:ind w:left="735" w:firstLineChars="0" w:hanging="315"/>
        <w:rPr>
          <w:rFonts w:hint="eastAsia"/>
          <w:szCs w:val="21"/>
        </w:rPr>
      </w:pPr>
      <w:r w:rsidRPr="00542ED0">
        <w:rPr>
          <w:rFonts w:hint="eastAsia"/>
          <w:szCs w:val="21"/>
        </w:rPr>
        <w:t>装配单元</w:t>
      </w:r>
      <w:r w:rsidR="009B5D88">
        <w:rPr>
          <w:rFonts w:hint="eastAsia"/>
          <w:szCs w:val="21"/>
        </w:rPr>
        <w:t>应</w:t>
      </w:r>
      <w:r w:rsidRPr="00542ED0">
        <w:rPr>
          <w:rFonts w:hint="eastAsia"/>
          <w:szCs w:val="21"/>
        </w:rPr>
        <w:t>包含完整的图号、材料等工程数据；</w:t>
      </w:r>
    </w:p>
    <w:p w14:paraId="23D81823" w14:textId="77777777" w:rsidR="003323E5" w:rsidRPr="00542ED0" w:rsidRDefault="003C7DD2" w:rsidP="00E9412D">
      <w:pPr>
        <w:pStyle w:val="aff9"/>
        <w:widowControl w:val="0"/>
        <w:numPr>
          <w:ilvl w:val="1"/>
          <w:numId w:val="33"/>
        </w:numPr>
        <w:tabs>
          <w:tab w:val="num" w:pos="735"/>
          <w:tab w:val="center" w:pos="4201"/>
          <w:tab w:val="right" w:leader="dot" w:pos="9298"/>
        </w:tabs>
        <w:spacing w:line="360" w:lineRule="auto"/>
        <w:ind w:left="735" w:firstLineChars="0" w:hanging="315"/>
        <w:rPr>
          <w:rFonts w:hint="eastAsia"/>
          <w:szCs w:val="21"/>
        </w:rPr>
      </w:pPr>
      <w:r w:rsidRPr="00542ED0">
        <w:rPr>
          <w:rFonts w:hint="eastAsia"/>
          <w:szCs w:val="21"/>
        </w:rPr>
        <w:t>在必要时，装配单元需要赋予</w:t>
      </w:r>
      <w:r w:rsidR="002A1A55">
        <w:rPr>
          <w:rFonts w:hint="eastAsia"/>
          <w:szCs w:val="21"/>
        </w:rPr>
        <w:t>零部件</w:t>
      </w:r>
      <w:r w:rsidR="003323E5" w:rsidRPr="00542ED0">
        <w:rPr>
          <w:rFonts w:hint="eastAsia"/>
          <w:szCs w:val="21"/>
        </w:rPr>
        <w:t>对应的材质和色彩及纹理，</w:t>
      </w:r>
      <w:r w:rsidR="00935C5D" w:rsidRPr="00542ED0">
        <w:rPr>
          <w:rFonts w:hint="eastAsia"/>
          <w:szCs w:val="21"/>
        </w:rPr>
        <w:t>相应的管理部门</w:t>
      </w:r>
      <w:r w:rsidR="003323E5" w:rsidRPr="00542ED0">
        <w:rPr>
          <w:rFonts w:hint="eastAsia"/>
          <w:szCs w:val="21"/>
        </w:rPr>
        <w:t>建立统一的材质和色彩及纹理库，供设计人员模型装配统一调用，以满足模型外观的统一性要求；</w:t>
      </w:r>
    </w:p>
    <w:p w14:paraId="3422B50E" w14:textId="77777777" w:rsidR="003323E5" w:rsidRPr="00542ED0" w:rsidRDefault="003323E5" w:rsidP="00E9412D">
      <w:pPr>
        <w:pStyle w:val="aff9"/>
        <w:widowControl w:val="0"/>
        <w:numPr>
          <w:ilvl w:val="1"/>
          <w:numId w:val="33"/>
        </w:numPr>
        <w:tabs>
          <w:tab w:val="num" w:pos="735"/>
          <w:tab w:val="center" w:pos="4201"/>
          <w:tab w:val="right" w:leader="dot" w:pos="9298"/>
        </w:tabs>
        <w:spacing w:line="360" w:lineRule="auto"/>
        <w:ind w:left="735" w:firstLineChars="0" w:hanging="315"/>
        <w:rPr>
          <w:rFonts w:hint="eastAsia"/>
          <w:szCs w:val="21"/>
        </w:rPr>
      </w:pPr>
      <w:r w:rsidRPr="00542ED0">
        <w:rPr>
          <w:rFonts w:hint="eastAsia"/>
          <w:szCs w:val="21"/>
        </w:rPr>
        <w:t>可根据应用需要，建立装配模型的三维爆炸图状态，以便示意产品结构分解和构成；</w:t>
      </w:r>
    </w:p>
    <w:p w14:paraId="3288B8B9" w14:textId="77777777" w:rsidR="003323E5" w:rsidRPr="00542ED0" w:rsidRDefault="003323E5" w:rsidP="00AF7799">
      <w:pPr>
        <w:pStyle w:val="aff9"/>
        <w:widowControl w:val="0"/>
        <w:numPr>
          <w:ilvl w:val="1"/>
          <w:numId w:val="33"/>
        </w:numPr>
        <w:tabs>
          <w:tab w:val="num" w:pos="735"/>
          <w:tab w:val="center" w:pos="4201"/>
          <w:tab w:val="right" w:leader="dot" w:pos="9298"/>
        </w:tabs>
        <w:spacing w:line="360" w:lineRule="auto"/>
        <w:ind w:left="735" w:firstLineChars="0" w:hanging="315"/>
        <w:rPr>
          <w:rFonts w:hint="eastAsia"/>
          <w:szCs w:val="21"/>
        </w:rPr>
      </w:pPr>
      <w:r w:rsidRPr="00542ED0">
        <w:rPr>
          <w:rFonts w:hint="eastAsia"/>
          <w:szCs w:val="21"/>
        </w:rPr>
        <w:t>对于具有相对机械运动的装配，推荐每一级装配模型都应进行静、动态干涉检查分析，必要时，按实际生产情况进行装配工艺性分析和虚拟维修性分析；</w:t>
      </w:r>
    </w:p>
    <w:p w14:paraId="4223547E" w14:textId="77777777" w:rsidR="003323E5" w:rsidRPr="00602951" w:rsidRDefault="003323E5" w:rsidP="00F12A75">
      <w:pPr>
        <w:pStyle w:val="af3"/>
        <w:spacing w:before="156" w:after="156"/>
        <w:rPr>
          <w:rFonts w:hint="eastAsia"/>
          <w:szCs w:val="21"/>
        </w:rPr>
      </w:pPr>
      <w:bookmarkStart w:id="28" w:name="_Toc273342089"/>
      <w:r w:rsidRPr="00602951">
        <w:rPr>
          <w:rFonts w:hint="eastAsia"/>
          <w:szCs w:val="21"/>
        </w:rPr>
        <w:t>装配层级定义原则</w:t>
      </w:r>
      <w:bookmarkEnd w:id="28"/>
      <w:r w:rsidR="00957FEE" w:rsidRPr="00602951">
        <w:rPr>
          <w:rFonts w:hint="eastAsia"/>
          <w:szCs w:val="21"/>
        </w:rPr>
        <w:t xml:space="preserve"> </w:t>
      </w:r>
    </w:p>
    <w:p w14:paraId="606D43F5" w14:textId="77777777" w:rsidR="003323E5" w:rsidRPr="006F3177" w:rsidRDefault="003323E5" w:rsidP="006F3177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6F3177">
        <w:rPr>
          <w:rFonts w:ascii="宋体" w:hAnsi="宋体" w:hint="eastAsia"/>
          <w:szCs w:val="21"/>
        </w:rPr>
        <w:t>每一级装配模型对应着产品总装过程中的一个装配环节。根据实际情况，每个装配环节可分解为多个工序。在分解工序和</w:t>
      </w:r>
      <w:proofErr w:type="gramStart"/>
      <w:r w:rsidRPr="006F3177">
        <w:rPr>
          <w:rFonts w:ascii="宋体" w:hAnsi="宋体" w:hint="eastAsia"/>
          <w:szCs w:val="21"/>
        </w:rPr>
        <w:t>工步过程</w:t>
      </w:r>
      <w:proofErr w:type="gramEnd"/>
      <w:r w:rsidRPr="006F3177">
        <w:rPr>
          <w:rFonts w:ascii="宋体" w:hAnsi="宋体" w:hint="eastAsia"/>
          <w:szCs w:val="21"/>
        </w:rPr>
        <w:t>中应遵DFA原则：</w:t>
      </w:r>
    </w:p>
    <w:p w14:paraId="5AD4F434" w14:textId="77777777" w:rsidR="003323E5" w:rsidRPr="006F3177" w:rsidRDefault="003323E5" w:rsidP="006F3177">
      <w:pPr>
        <w:pStyle w:val="afffff2"/>
        <w:framePr w:hSpace="0" w:vSpace="0" w:wrap="auto" w:vAnchor="margin" w:hAnchor="text" w:xAlign="left" w:yAlign="inline"/>
        <w:numPr>
          <w:ilvl w:val="0"/>
          <w:numId w:val="34"/>
        </w:numPr>
        <w:tabs>
          <w:tab w:val="clear" w:pos="420"/>
          <w:tab w:val="num" w:pos="735"/>
        </w:tabs>
        <w:spacing w:line="360" w:lineRule="auto"/>
        <w:ind w:leftChars="200" w:left="735" w:hangingChars="150" w:hanging="315"/>
        <w:rPr>
          <w:rFonts w:ascii="宋体" w:hAnsi="宋体" w:hint="eastAsia"/>
          <w:szCs w:val="21"/>
        </w:rPr>
      </w:pPr>
      <w:r w:rsidRPr="006F3177">
        <w:rPr>
          <w:rFonts w:ascii="宋体" w:hAnsi="宋体" w:hint="eastAsia"/>
          <w:szCs w:val="21"/>
        </w:rPr>
        <w:t>根据生产规模的大小合理划分装配工序，对于小批量生产，为了简化生产的计划管理工作，可将多工序适当集中；</w:t>
      </w:r>
    </w:p>
    <w:p w14:paraId="36A965CD" w14:textId="77777777" w:rsidR="003323E5" w:rsidRPr="006F3177" w:rsidRDefault="003323E5" w:rsidP="006F3177">
      <w:pPr>
        <w:pStyle w:val="afffff2"/>
        <w:framePr w:hSpace="0" w:vSpace="0" w:wrap="auto" w:vAnchor="margin" w:hAnchor="text" w:xAlign="left" w:yAlign="inline"/>
        <w:numPr>
          <w:ilvl w:val="0"/>
          <w:numId w:val="34"/>
        </w:numPr>
        <w:tabs>
          <w:tab w:val="clear" w:pos="420"/>
          <w:tab w:val="num" w:pos="735"/>
        </w:tabs>
        <w:spacing w:line="360" w:lineRule="auto"/>
        <w:ind w:leftChars="200" w:left="735" w:hangingChars="150" w:hanging="315"/>
        <w:rPr>
          <w:rFonts w:ascii="宋体" w:hAnsi="宋体" w:hint="eastAsia"/>
          <w:szCs w:val="21"/>
        </w:rPr>
      </w:pPr>
      <w:r w:rsidRPr="006F3177">
        <w:rPr>
          <w:rFonts w:ascii="宋体" w:hAnsi="宋体" w:hint="eastAsia"/>
          <w:szCs w:val="21"/>
        </w:rPr>
        <w:t>根据现有设备情况、人员情况进行装配工序的编排。对于大批量生产，既可工序集中，亦可将工序分散形成流水线装配；</w:t>
      </w:r>
    </w:p>
    <w:p w14:paraId="1BB34D6E" w14:textId="77777777" w:rsidR="003323E5" w:rsidRPr="00C676A8" w:rsidRDefault="003323E5" w:rsidP="006F3177">
      <w:pPr>
        <w:pStyle w:val="afffff2"/>
        <w:framePr w:hSpace="0" w:vSpace="0" w:wrap="auto" w:vAnchor="margin" w:hAnchor="text" w:xAlign="left" w:yAlign="inline"/>
        <w:numPr>
          <w:ilvl w:val="0"/>
          <w:numId w:val="34"/>
        </w:numPr>
        <w:tabs>
          <w:tab w:val="clear" w:pos="420"/>
          <w:tab w:val="num" w:pos="735"/>
        </w:tabs>
        <w:spacing w:line="360" w:lineRule="auto"/>
        <w:ind w:leftChars="200" w:left="735" w:hangingChars="150" w:hanging="315"/>
        <w:rPr>
          <w:rFonts w:hint="eastAsia"/>
          <w:sz w:val="24"/>
        </w:rPr>
      </w:pPr>
      <w:r w:rsidRPr="006F3177">
        <w:rPr>
          <w:rFonts w:ascii="宋体" w:hAnsi="宋体" w:hint="eastAsia"/>
          <w:szCs w:val="21"/>
        </w:rPr>
        <w:t>根据产品装配特点，为减少模型装配难度，可适当增加安装图。</w:t>
      </w:r>
    </w:p>
    <w:p w14:paraId="48AE3446" w14:textId="77777777" w:rsidR="003323E5" w:rsidRPr="00FF7833" w:rsidRDefault="003323E5" w:rsidP="00F12A75">
      <w:pPr>
        <w:pStyle w:val="af3"/>
        <w:spacing w:before="156" w:after="156"/>
        <w:rPr>
          <w:rFonts w:hint="eastAsia"/>
          <w:szCs w:val="21"/>
        </w:rPr>
      </w:pPr>
      <w:bookmarkStart w:id="29" w:name="_Toc273342090"/>
      <w:r w:rsidRPr="00FF7833">
        <w:rPr>
          <w:rFonts w:hint="eastAsia"/>
          <w:szCs w:val="21"/>
        </w:rPr>
        <w:t>装配约束</w:t>
      </w:r>
      <w:bookmarkEnd w:id="29"/>
      <w:r w:rsidR="00957FEE" w:rsidRPr="00FF7833">
        <w:rPr>
          <w:rFonts w:hint="eastAsia"/>
          <w:szCs w:val="21"/>
        </w:rPr>
        <w:t xml:space="preserve"> </w:t>
      </w:r>
    </w:p>
    <w:p w14:paraId="5E184DED" w14:textId="77777777" w:rsidR="003323E5" w:rsidRPr="001D25DA" w:rsidRDefault="00EF7440" w:rsidP="00EF7440">
      <w:pPr>
        <w:pStyle w:val="affa"/>
        <w:widowControl w:val="0"/>
        <w:numPr>
          <w:ilvl w:val="1"/>
          <w:numId w:val="40"/>
        </w:numPr>
        <w:spacing w:beforeLines="50" w:before="156" w:afterLines="50" w:after="156" w:line="360" w:lineRule="auto"/>
        <w:jc w:val="left"/>
        <w:rPr>
          <w:rFonts w:hint="eastAsia"/>
          <w:szCs w:val="21"/>
        </w:rPr>
      </w:pPr>
      <w:r w:rsidRPr="001D25DA">
        <w:rPr>
          <w:rFonts w:hint="eastAsia"/>
          <w:szCs w:val="21"/>
        </w:rPr>
        <w:t xml:space="preserve"> </w:t>
      </w:r>
      <w:r w:rsidR="003323E5" w:rsidRPr="001D25DA">
        <w:rPr>
          <w:rFonts w:hint="eastAsia"/>
          <w:szCs w:val="21"/>
        </w:rPr>
        <w:t>装配约束的总体要求</w:t>
      </w:r>
      <w:r w:rsidR="00E0514D" w:rsidRPr="001D25DA">
        <w:rPr>
          <w:rFonts w:hint="eastAsia"/>
          <w:szCs w:val="21"/>
        </w:rPr>
        <w:t xml:space="preserve"> </w:t>
      </w:r>
    </w:p>
    <w:p w14:paraId="65725789" w14:textId="77777777" w:rsidR="003323E5" w:rsidRPr="00D41AEF" w:rsidRDefault="003323E5" w:rsidP="00D41AEF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D41AEF">
        <w:rPr>
          <w:rFonts w:hint="eastAsia"/>
          <w:szCs w:val="21"/>
        </w:rPr>
        <w:t>装配约束的选用应正确、完整，不相互冲突，以保证装配单元准确的空间位置和合理的运动副定义。装配约束的定义应符合以下要求：</w:t>
      </w:r>
    </w:p>
    <w:p w14:paraId="6E9505D2" w14:textId="77777777" w:rsidR="003323E5" w:rsidRPr="00D41AEF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5"/>
        </w:numPr>
        <w:tabs>
          <w:tab w:val="clear" w:pos="42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D41AEF">
        <w:rPr>
          <w:rFonts w:hint="eastAsia"/>
          <w:szCs w:val="21"/>
        </w:rPr>
        <w:t>根据设计意图，合理选择装配基准，尽量简化装配关系；</w:t>
      </w:r>
    </w:p>
    <w:p w14:paraId="660D4E6F" w14:textId="77777777" w:rsidR="003323E5" w:rsidRPr="00D41AEF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5"/>
        </w:numPr>
        <w:tabs>
          <w:tab w:val="clear" w:pos="42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D41AEF">
        <w:rPr>
          <w:rFonts w:hint="eastAsia"/>
          <w:szCs w:val="21"/>
        </w:rPr>
        <w:t>在静态模型装配中，采用位置装配和约束装配都认为是合理的；</w:t>
      </w:r>
    </w:p>
    <w:p w14:paraId="2786EFFD" w14:textId="77777777" w:rsidR="003323E5" w:rsidRPr="00D41AEF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5"/>
        </w:numPr>
        <w:tabs>
          <w:tab w:val="clear" w:pos="42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D41AEF">
        <w:rPr>
          <w:rFonts w:hint="eastAsia"/>
          <w:szCs w:val="21"/>
        </w:rPr>
        <w:t>合理设置装配约束条件，不推荐欠约束和过约束情况；</w:t>
      </w:r>
    </w:p>
    <w:p w14:paraId="7EB17374" w14:textId="77777777" w:rsidR="003323E5" w:rsidRPr="00D41AEF" w:rsidRDefault="003323E5" w:rsidP="00E675F8">
      <w:pPr>
        <w:pStyle w:val="afffff2"/>
        <w:framePr w:hSpace="0" w:vSpace="0" w:wrap="auto" w:vAnchor="margin" w:hAnchor="text" w:xAlign="left" w:yAlign="inline"/>
        <w:numPr>
          <w:ilvl w:val="0"/>
          <w:numId w:val="35"/>
        </w:numPr>
        <w:tabs>
          <w:tab w:val="clear" w:pos="42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D41AEF">
        <w:rPr>
          <w:rFonts w:hint="eastAsia"/>
          <w:szCs w:val="21"/>
        </w:rPr>
        <w:lastRenderedPageBreak/>
        <w:t>装配约束的选用应尽可能真实反映产品对象的约束特性和运动关系，选用最能反映设计意图的约束类</w:t>
      </w:r>
      <w:r w:rsidRPr="00D41AEF">
        <w:rPr>
          <w:rFonts w:ascii="宋体" w:hAnsi="宋体" w:hint="eastAsia"/>
          <w:szCs w:val="21"/>
        </w:rPr>
        <w:t>型</w:t>
      </w:r>
      <w:r w:rsidR="00C2775B" w:rsidRPr="00D41AEF">
        <w:rPr>
          <w:rFonts w:ascii="宋体" w:hAnsi="宋体" w:hint="eastAsia"/>
          <w:szCs w:val="21"/>
        </w:rPr>
        <w:t>,</w:t>
      </w:r>
      <w:r w:rsidRPr="00D41AEF">
        <w:rPr>
          <w:rFonts w:ascii="宋体" w:hAnsi="宋体" w:hint="eastAsia"/>
          <w:szCs w:val="21"/>
        </w:rPr>
        <w:t>对</w:t>
      </w:r>
      <w:r w:rsidRPr="00D41AEF">
        <w:rPr>
          <w:rFonts w:hint="eastAsia"/>
          <w:szCs w:val="21"/>
        </w:rPr>
        <w:t>运动产品应能够真实反映其机械运动特性。</w:t>
      </w:r>
    </w:p>
    <w:p w14:paraId="78A73255" w14:textId="77777777" w:rsidR="003323E5" w:rsidRDefault="00EF7440" w:rsidP="003323E5">
      <w:pPr>
        <w:pStyle w:val="affa"/>
        <w:widowControl w:val="0"/>
        <w:numPr>
          <w:ilvl w:val="1"/>
          <w:numId w:val="40"/>
        </w:numPr>
        <w:spacing w:beforeLines="50" w:before="156" w:afterLines="50" w:after="156" w:line="360" w:lineRule="auto"/>
        <w:jc w:val="left"/>
        <w:rPr>
          <w:rFonts w:hint="eastAsia"/>
          <w:szCs w:val="21"/>
        </w:rPr>
      </w:pPr>
      <w:r w:rsidRPr="00C676A8">
        <w:rPr>
          <w:rFonts w:hint="eastAsia"/>
          <w:sz w:val="24"/>
          <w:szCs w:val="24"/>
        </w:rPr>
        <w:t xml:space="preserve"> </w:t>
      </w:r>
      <w:r w:rsidR="003323E5" w:rsidRPr="002E10DA">
        <w:rPr>
          <w:rFonts w:hint="eastAsia"/>
          <w:szCs w:val="21"/>
        </w:rPr>
        <w:t>对于无自由度的装配模型</w:t>
      </w:r>
      <w:r w:rsidR="00E0514D" w:rsidRPr="002E10DA">
        <w:rPr>
          <w:rFonts w:hint="eastAsia"/>
          <w:szCs w:val="21"/>
        </w:rPr>
        <w:t xml:space="preserve"> </w:t>
      </w:r>
    </w:p>
    <w:p w14:paraId="4142D732" w14:textId="77777777" w:rsidR="00D45DC5" w:rsidRPr="00D45DC5" w:rsidRDefault="00D45DC5" w:rsidP="00D45DC5">
      <w:pPr>
        <w:pStyle w:val="af4"/>
        <w:widowControl w:val="0"/>
        <w:numPr>
          <w:ilvl w:val="2"/>
          <w:numId w:val="40"/>
        </w:numPr>
        <w:spacing w:line="360" w:lineRule="auto"/>
        <w:rPr>
          <w:rFonts w:hint="eastAsia"/>
        </w:rPr>
      </w:pPr>
      <w:r>
        <w:rPr>
          <w:rFonts w:hint="eastAsia"/>
        </w:rPr>
        <w:t>总则</w:t>
      </w:r>
    </w:p>
    <w:p w14:paraId="3C467DCB" w14:textId="77777777" w:rsidR="003323E5" w:rsidRPr="002E10DA" w:rsidRDefault="003323E5" w:rsidP="002E10DA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2E10DA">
        <w:rPr>
          <w:rFonts w:hint="eastAsia"/>
          <w:szCs w:val="21"/>
        </w:rPr>
        <w:t>对于无自由度的装配模型，每个装配单元均应形成完整的装配约束。</w:t>
      </w:r>
    </w:p>
    <w:p w14:paraId="7754AC69" w14:textId="77777777" w:rsidR="003323E5" w:rsidRPr="002E10DA" w:rsidRDefault="003323E5" w:rsidP="002E10DA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2E10DA">
        <w:rPr>
          <w:rFonts w:hint="eastAsia"/>
          <w:szCs w:val="21"/>
        </w:rPr>
        <w:t>对于常用的平面与平面配合，一般</w:t>
      </w:r>
      <w:proofErr w:type="gramStart"/>
      <w:r w:rsidRPr="002E10DA">
        <w:rPr>
          <w:rFonts w:hint="eastAsia"/>
          <w:szCs w:val="21"/>
        </w:rPr>
        <w:t>采用面</w:t>
      </w:r>
      <w:proofErr w:type="gramEnd"/>
      <w:r w:rsidRPr="002E10DA">
        <w:rPr>
          <w:rFonts w:hint="eastAsia"/>
          <w:szCs w:val="21"/>
        </w:rPr>
        <w:t>与面的对齐与匹配方式进行约束；对于常用的孔轴类配合一般采用轴线与轴线对齐或插入的方式。</w:t>
      </w:r>
    </w:p>
    <w:p w14:paraId="066725EB" w14:textId="77777777" w:rsidR="003323E5" w:rsidRPr="00785BB4" w:rsidRDefault="003323E5" w:rsidP="00EF7440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785BB4">
        <w:rPr>
          <w:rFonts w:ascii="黑体" w:eastAsia="黑体" w:hint="eastAsia"/>
        </w:rPr>
        <w:t>平面与平面</w:t>
      </w:r>
    </w:p>
    <w:p w14:paraId="3E265FE5" w14:textId="77777777" w:rsidR="003323E5" w:rsidRPr="00785BB4" w:rsidRDefault="003323E5" w:rsidP="00785BB4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785BB4">
        <w:rPr>
          <w:rFonts w:hint="eastAsia"/>
          <w:szCs w:val="21"/>
        </w:rPr>
        <w:t>可约束两个平面相重合，或具有一定的偏移距离。若两平面的法向相同，简称为“面对齐”约束；若两平面的法向相反，简称为“面匹配”约束；若两平面只有平行要求，没有偏距要求，简称为“面平行”约束。</w:t>
      </w:r>
    </w:p>
    <w:p w14:paraId="61399E85" w14:textId="77777777" w:rsidR="003323E5" w:rsidRPr="00D43B6C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D43B6C">
        <w:rPr>
          <w:rFonts w:ascii="黑体" w:eastAsia="黑体" w:hint="eastAsia"/>
        </w:rPr>
        <w:t>轴线与轴线</w:t>
      </w:r>
    </w:p>
    <w:p w14:paraId="7A833558" w14:textId="77777777" w:rsidR="003323E5" w:rsidRPr="00D43B6C" w:rsidRDefault="003323E5" w:rsidP="00D43B6C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D43B6C">
        <w:rPr>
          <w:rFonts w:hint="eastAsia"/>
          <w:szCs w:val="21"/>
        </w:rPr>
        <w:t>可约束两个轴线相重合。这种约束常用于轴和</w:t>
      </w:r>
      <w:proofErr w:type="gramStart"/>
      <w:r w:rsidRPr="00D43B6C">
        <w:rPr>
          <w:rFonts w:hint="eastAsia"/>
          <w:szCs w:val="21"/>
        </w:rPr>
        <w:t>孔之间</w:t>
      </w:r>
      <w:proofErr w:type="gramEnd"/>
      <w:r w:rsidRPr="00D43B6C">
        <w:rPr>
          <w:rFonts w:hint="eastAsia"/>
          <w:szCs w:val="21"/>
        </w:rPr>
        <w:t>的装配约束，通常简称为“轴线对齐”或“插入”。</w:t>
      </w:r>
    </w:p>
    <w:p w14:paraId="16A279CA" w14:textId="77777777" w:rsidR="003323E5" w:rsidRPr="00263245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263245">
        <w:rPr>
          <w:rFonts w:ascii="黑体" w:eastAsia="黑体" w:hint="eastAsia"/>
        </w:rPr>
        <w:t>曲面相切</w:t>
      </w:r>
    </w:p>
    <w:p w14:paraId="722707EE" w14:textId="77777777" w:rsidR="003323E5" w:rsidRPr="00263245" w:rsidRDefault="003323E5" w:rsidP="00263245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263245">
        <w:rPr>
          <w:rFonts w:hint="eastAsia"/>
          <w:szCs w:val="21"/>
        </w:rPr>
        <w:t>可控制两个曲面保持相切。</w:t>
      </w:r>
    </w:p>
    <w:p w14:paraId="5E683596" w14:textId="77777777" w:rsidR="003323E5" w:rsidRPr="00263245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263245">
        <w:rPr>
          <w:rFonts w:ascii="黑体" w:eastAsia="黑体" w:hint="eastAsia"/>
        </w:rPr>
        <w:t>坐标系</w:t>
      </w:r>
    </w:p>
    <w:p w14:paraId="5EDCACB5" w14:textId="77777777" w:rsidR="003323E5" w:rsidRPr="00263245" w:rsidRDefault="003323E5" w:rsidP="00263245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263245">
        <w:rPr>
          <w:rFonts w:hint="eastAsia"/>
          <w:szCs w:val="21"/>
        </w:rPr>
        <w:t>可用坐标系对齐或偏移方式来约束装配单元的位置关系。可将各个装配单元约束在同一个坐标系上，以减少不必要的相互参照关系。</w:t>
      </w:r>
    </w:p>
    <w:p w14:paraId="52DA8733" w14:textId="77777777" w:rsidR="003323E5" w:rsidRDefault="00EF7440" w:rsidP="003323E5">
      <w:pPr>
        <w:pStyle w:val="affa"/>
        <w:widowControl w:val="0"/>
        <w:numPr>
          <w:ilvl w:val="1"/>
          <w:numId w:val="40"/>
        </w:numPr>
        <w:spacing w:beforeLines="50" w:before="156" w:afterLines="50" w:after="156" w:line="360" w:lineRule="auto"/>
        <w:jc w:val="left"/>
        <w:rPr>
          <w:rFonts w:hint="eastAsia"/>
          <w:szCs w:val="21"/>
        </w:rPr>
      </w:pPr>
      <w:r w:rsidRPr="00263245">
        <w:rPr>
          <w:rFonts w:hint="eastAsia"/>
          <w:szCs w:val="21"/>
        </w:rPr>
        <w:t xml:space="preserve"> </w:t>
      </w:r>
      <w:r w:rsidR="003323E5" w:rsidRPr="00263245">
        <w:rPr>
          <w:rFonts w:hint="eastAsia"/>
          <w:szCs w:val="21"/>
        </w:rPr>
        <w:t>对于具有自由度的装配模型</w:t>
      </w:r>
    </w:p>
    <w:p w14:paraId="24819B80" w14:textId="77777777" w:rsidR="00AF7799" w:rsidRPr="00AF7799" w:rsidRDefault="00D45DC5" w:rsidP="00AF7799">
      <w:pPr>
        <w:pStyle w:val="af4"/>
        <w:widowControl w:val="0"/>
        <w:numPr>
          <w:ilvl w:val="2"/>
          <w:numId w:val="40"/>
        </w:numPr>
        <w:spacing w:line="360" w:lineRule="auto"/>
        <w:rPr>
          <w:rFonts w:hint="eastAsia"/>
        </w:rPr>
      </w:pPr>
      <w:r>
        <w:rPr>
          <w:rFonts w:ascii="黑体" w:eastAsia="黑体" w:hint="eastAsia"/>
        </w:rPr>
        <w:t>总则</w:t>
      </w:r>
    </w:p>
    <w:p w14:paraId="1B374D87" w14:textId="77777777" w:rsidR="003323E5" w:rsidRPr="00263245" w:rsidRDefault="003323E5" w:rsidP="00AF7799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</w:rPr>
      </w:pPr>
      <w:r w:rsidRPr="00263245">
        <w:rPr>
          <w:rFonts w:hint="eastAsia"/>
        </w:rPr>
        <w:t>对于具有自由度的装配模型，应根据其实际的机械运动</w:t>
      </w:r>
      <w:proofErr w:type="gramStart"/>
      <w:r w:rsidRPr="00263245">
        <w:rPr>
          <w:rFonts w:hint="eastAsia"/>
        </w:rPr>
        <w:t>副类型</w:t>
      </w:r>
      <w:proofErr w:type="gramEnd"/>
      <w:r w:rsidRPr="00263245">
        <w:rPr>
          <w:rFonts w:hint="eastAsia"/>
        </w:rPr>
        <w:t>进行装配。所形成的约束应与实际机械运动副的运动特性保持一致。</w:t>
      </w:r>
    </w:p>
    <w:p w14:paraId="33A5E738" w14:textId="77777777" w:rsidR="003323E5" w:rsidRPr="00263245" w:rsidRDefault="003323E5" w:rsidP="00263245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263245">
        <w:rPr>
          <w:rFonts w:hint="eastAsia"/>
          <w:szCs w:val="21"/>
        </w:rPr>
        <w:t>常用的机械运动</w:t>
      </w:r>
      <w:proofErr w:type="gramStart"/>
      <w:r w:rsidRPr="00263245">
        <w:rPr>
          <w:rFonts w:hint="eastAsia"/>
          <w:szCs w:val="21"/>
        </w:rPr>
        <w:t>副包括</w:t>
      </w:r>
      <w:proofErr w:type="gramEnd"/>
      <w:r w:rsidRPr="00263245">
        <w:rPr>
          <w:rFonts w:hint="eastAsia"/>
          <w:szCs w:val="21"/>
        </w:rPr>
        <w:t>转动副、移动副、平面副、球连接副、凸轮副、齿轮副等。</w:t>
      </w:r>
    </w:p>
    <w:p w14:paraId="7EA42B81" w14:textId="77777777" w:rsidR="003323E5" w:rsidRPr="00263245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263245">
        <w:rPr>
          <w:rFonts w:ascii="黑体" w:eastAsia="黑体" w:hint="eastAsia"/>
        </w:rPr>
        <w:t>转动副</w:t>
      </w:r>
    </w:p>
    <w:p w14:paraId="7B25DDBC" w14:textId="77777777" w:rsidR="003323E5" w:rsidRPr="00263245" w:rsidRDefault="003323E5" w:rsidP="00263245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263245">
        <w:rPr>
          <w:rFonts w:hint="eastAsia"/>
          <w:szCs w:val="21"/>
        </w:rPr>
        <w:t>又称“回转副”或“铰链”，指两构件</w:t>
      </w:r>
      <w:proofErr w:type="gramStart"/>
      <w:r w:rsidRPr="00263245">
        <w:rPr>
          <w:rFonts w:hint="eastAsia"/>
          <w:szCs w:val="21"/>
        </w:rPr>
        <w:t>绕某轴线做相对</w:t>
      </w:r>
      <w:proofErr w:type="gramEnd"/>
      <w:r w:rsidRPr="00263245">
        <w:rPr>
          <w:rFonts w:hint="eastAsia"/>
          <w:szCs w:val="21"/>
        </w:rPr>
        <w:t>旋转运动。此时，活动构件具有</w:t>
      </w:r>
      <w:r w:rsidRPr="00263245">
        <w:rPr>
          <w:rFonts w:hint="eastAsia"/>
          <w:szCs w:val="21"/>
        </w:rPr>
        <w:t>1</w:t>
      </w:r>
      <w:r w:rsidRPr="00263245">
        <w:rPr>
          <w:rFonts w:hint="eastAsia"/>
          <w:szCs w:val="21"/>
        </w:rPr>
        <w:t>个旋转自由度。</w:t>
      </w:r>
    </w:p>
    <w:p w14:paraId="76B86875" w14:textId="77777777" w:rsidR="003323E5" w:rsidRPr="00263245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263245">
        <w:rPr>
          <w:rFonts w:ascii="黑体" w:eastAsia="黑体" w:hint="eastAsia"/>
        </w:rPr>
        <w:t>移动副</w:t>
      </w:r>
    </w:p>
    <w:p w14:paraId="1B8C57C1" w14:textId="77777777" w:rsidR="003323E5" w:rsidRPr="00263245" w:rsidRDefault="003323E5" w:rsidP="00263245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263245">
        <w:rPr>
          <w:rFonts w:hint="eastAsia"/>
          <w:szCs w:val="21"/>
        </w:rPr>
        <w:t>又称“棱柱副”，指一个构件相对于另一构件沿某直线仅作线性运动。此时，活动构件具有</w:t>
      </w:r>
      <w:r w:rsidRPr="00263245">
        <w:rPr>
          <w:rFonts w:hint="eastAsia"/>
          <w:szCs w:val="21"/>
        </w:rPr>
        <w:t>1</w:t>
      </w:r>
      <w:r w:rsidRPr="00263245">
        <w:rPr>
          <w:rFonts w:hint="eastAsia"/>
          <w:szCs w:val="21"/>
        </w:rPr>
        <w:t>个平</w:t>
      </w:r>
      <w:r w:rsidRPr="00263245">
        <w:rPr>
          <w:rFonts w:hint="eastAsia"/>
          <w:szCs w:val="21"/>
        </w:rPr>
        <w:lastRenderedPageBreak/>
        <w:t>移自由度。</w:t>
      </w:r>
    </w:p>
    <w:p w14:paraId="720F3557" w14:textId="77777777" w:rsidR="003323E5" w:rsidRPr="00263245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263245">
        <w:rPr>
          <w:rFonts w:ascii="黑体" w:eastAsia="黑体" w:hint="eastAsia"/>
        </w:rPr>
        <w:t>平面副</w:t>
      </w:r>
    </w:p>
    <w:p w14:paraId="4C7E4D94" w14:textId="77777777" w:rsidR="003323E5" w:rsidRPr="00263245" w:rsidRDefault="003323E5" w:rsidP="00263245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263245">
        <w:rPr>
          <w:rFonts w:hint="eastAsia"/>
          <w:szCs w:val="21"/>
        </w:rPr>
        <w:t>一个构件相对于另一构件在平面上移动，并能绕该平面法线做旋转运动。此时，活动构件具有</w:t>
      </w:r>
      <w:r w:rsidRPr="00263245">
        <w:rPr>
          <w:rFonts w:hint="eastAsia"/>
          <w:szCs w:val="21"/>
        </w:rPr>
        <w:t>3</w:t>
      </w:r>
      <w:r w:rsidRPr="00263245">
        <w:rPr>
          <w:rFonts w:hint="eastAsia"/>
          <w:szCs w:val="21"/>
        </w:rPr>
        <w:t>个自由度，分别是</w:t>
      </w:r>
      <w:r w:rsidRPr="00263245">
        <w:rPr>
          <w:rFonts w:hint="eastAsia"/>
          <w:szCs w:val="21"/>
        </w:rPr>
        <w:t>2</w:t>
      </w:r>
      <w:r w:rsidRPr="00263245">
        <w:rPr>
          <w:rFonts w:hint="eastAsia"/>
          <w:szCs w:val="21"/>
        </w:rPr>
        <w:t>个平动和</w:t>
      </w:r>
      <w:r w:rsidRPr="00263245">
        <w:rPr>
          <w:rFonts w:hint="eastAsia"/>
          <w:szCs w:val="21"/>
        </w:rPr>
        <w:t>1</w:t>
      </w:r>
      <w:r w:rsidRPr="00263245">
        <w:rPr>
          <w:rFonts w:hint="eastAsia"/>
          <w:szCs w:val="21"/>
        </w:rPr>
        <w:t>个转动自由度。</w:t>
      </w:r>
    </w:p>
    <w:p w14:paraId="24731417" w14:textId="77777777" w:rsidR="003323E5" w:rsidRPr="00263245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263245">
        <w:rPr>
          <w:rFonts w:ascii="黑体" w:eastAsia="黑体" w:hint="eastAsia"/>
        </w:rPr>
        <w:t>球连接副</w:t>
      </w:r>
    </w:p>
    <w:p w14:paraId="6DD66A5A" w14:textId="77777777" w:rsidR="003323E5" w:rsidRPr="00263245" w:rsidRDefault="003323E5" w:rsidP="00263245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263245">
        <w:rPr>
          <w:rFonts w:hint="eastAsia"/>
          <w:szCs w:val="21"/>
        </w:rPr>
        <w:t>一个构件相对于另一构件在球心点位置作任意方向旋转运动。此时，活动构件具有</w:t>
      </w:r>
      <w:r w:rsidRPr="00263245">
        <w:rPr>
          <w:rFonts w:hint="eastAsia"/>
          <w:szCs w:val="21"/>
        </w:rPr>
        <w:t>3</w:t>
      </w:r>
      <w:r w:rsidRPr="00263245">
        <w:rPr>
          <w:rFonts w:hint="eastAsia"/>
          <w:szCs w:val="21"/>
        </w:rPr>
        <w:t>个转动自由度。</w:t>
      </w:r>
    </w:p>
    <w:p w14:paraId="55BB0125" w14:textId="77777777" w:rsidR="003323E5" w:rsidRPr="00263245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263245">
        <w:rPr>
          <w:rFonts w:ascii="黑体" w:eastAsia="黑体" w:hint="eastAsia"/>
        </w:rPr>
        <w:t>凸轮副</w:t>
      </w:r>
    </w:p>
    <w:p w14:paraId="0227CB6D" w14:textId="77777777" w:rsidR="003323E5" w:rsidRPr="00263245" w:rsidRDefault="003323E5" w:rsidP="00263245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263245">
        <w:rPr>
          <w:rFonts w:hint="eastAsia"/>
          <w:szCs w:val="21"/>
        </w:rPr>
        <w:t>凸轮连接属于高副连接，用以表达凸轮传动的特性。</w:t>
      </w:r>
    </w:p>
    <w:p w14:paraId="4BB3C60D" w14:textId="77777777" w:rsidR="003323E5" w:rsidRPr="00263245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263245">
        <w:rPr>
          <w:rFonts w:ascii="黑体" w:eastAsia="黑体" w:hint="eastAsia"/>
        </w:rPr>
        <w:t>齿轮副</w:t>
      </w:r>
    </w:p>
    <w:p w14:paraId="4AC1B611" w14:textId="77777777" w:rsidR="003323E5" w:rsidRPr="00C676A8" w:rsidRDefault="003323E5" w:rsidP="00263245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 w:val="24"/>
        </w:rPr>
      </w:pPr>
      <w:r w:rsidRPr="00263245">
        <w:rPr>
          <w:rFonts w:hint="eastAsia"/>
          <w:szCs w:val="21"/>
        </w:rPr>
        <w:t>齿轮连接属于高副连接，用以表达齿轮传动特性。</w:t>
      </w:r>
    </w:p>
    <w:p w14:paraId="047296C0" w14:textId="77777777" w:rsidR="003323E5" w:rsidRPr="003C2C7A" w:rsidRDefault="00EF7440" w:rsidP="003323E5">
      <w:pPr>
        <w:pStyle w:val="affa"/>
        <w:widowControl w:val="0"/>
        <w:numPr>
          <w:ilvl w:val="1"/>
          <w:numId w:val="40"/>
        </w:numPr>
        <w:spacing w:beforeLines="50" w:before="156" w:afterLines="50" w:after="156" w:line="360" w:lineRule="auto"/>
        <w:jc w:val="left"/>
        <w:rPr>
          <w:rFonts w:hint="eastAsia"/>
          <w:szCs w:val="21"/>
        </w:rPr>
      </w:pPr>
      <w:r w:rsidRPr="00C676A8">
        <w:rPr>
          <w:rFonts w:hint="eastAsia"/>
          <w:sz w:val="24"/>
          <w:szCs w:val="24"/>
        </w:rPr>
        <w:t xml:space="preserve"> </w:t>
      </w:r>
      <w:r w:rsidR="003323E5" w:rsidRPr="003C2C7A">
        <w:rPr>
          <w:rFonts w:hint="eastAsia"/>
          <w:szCs w:val="21"/>
        </w:rPr>
        <w:t>装配模型中的机构运动分析基本要求</w:t>
      </w:r>
    </w:p>
    <w:p w14:paraId="3B0DFECB" w14:textId="77777777" w:rsidR="003323E5" w:rsidRPr="009D7120" w:rsidRDefault="003323E5" w:rsidP="009D7120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9D7120">
        <w:rPr>
          <w:rFonts w:hint="eastAsia"/>
          <w:szCs w:val="21"/>
        </w:rPr>
        <w:t>装配模型中的机构运动分析应符合以下要求：</w:t>
      </w:r>
    </w:p>
    <w:p w14:paraId="22F490AF" w14:textId="77777777" w:rsidR="003323E5" w:rsidRPr="009D7120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6"/>
        </w:numPr>
        <w:tabs>
          <w:tab w:val="clear" w:pos="42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9D7120">
        <w:rPr>
          <w:rFonts w:hint="eastAsia"/>
          <w:szCs w:val="21"/>
        </w:rPr>
        <w:t>针对具有运动机构的区域，定义装配约束关系、运动副类型、机构的极限位置；</w:t>
      </w:r>
    </w:p>
    <w:p w14:paraId="1B5F425F" w14:textId="77777777" w:rsidR="003323E5" w:rsidRPr="009D7120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6"/>
        </w:numPr>
        <w:tabs>
          <w:tab w:val="clear" w:pos="42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9D7120">
        <w:rPr>
          <w:rFonts w:hint="eastAsia"/>
          <w:szCs w:val="21"/>
        </w:rPr>
        <w:t>对运动机构分别进行运动过程模拟，进行</w:t>
      </w:r>
      <w:r w:rsidR="00737667">
        <w:rPr>
          <w:rFonts w:hint="eastAsia"/>
          <w:szCs w:val="21"/>
        </w:rPr>
        <w:t>干涉</w:t>
      </w:r>
      <w:r w:rsidRPr="009D7120">
        <w:rPr>
          <w:rFonts w:hint="eastAsia"/>
          <w:szCs w:val="21"/>
        </w:rPr>
        <w:t>检查和机构设计合理性分析，并基于分析结果做出设计改进；</w:t>
      </w:r>
    </w:p>
    <w:p w14:paraId="30820437" w14:textId="77777777" w:rsidR="003323E5" w:rsidRPr="009D7120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6"/>
        </w:numPr>
        <w:tabs>
          <w:tab w:val="clear" w:pos="42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9D7120">
        <w:rPr>
          <w:rFonts w:hint="eastAsia"/>
          <w:szCs w:val="21"/>
        </w:rPr>
        <w:t>对产品各装配区域进行全局机构运动分析，直到得到最优的设计结果。</w:t>
      </w:r>
    </w:p>
    <w:p w14:paraId="06E87352" w14:textId="77777777" w:rsidR="003323E5" w:rsidRPr="00651713" w:rsidRDefault="003323E5" w:rsidP="003323E5">
      <w:pPr>
        <w:pStyle w:val="af3"/>
        <w:widowControl w:val="0"/>
        <w:numPr>
          <w:ilvl w:val="0"/>
          <w:numId w:val="40"/>
        </w:numPr>
        <w:spacing w:beforeLines="100" w:before="312" w:afterLines="100" w:after="312" w:line="360" w:lineRule="auto"/>
        <w:rPr>
          <w:rFonts w:hint="eastAsia"/>
          <w:szCs w:val="21"/>
        </w:rPr>
      </w:pPr>
      <w:bookmarkStart w:id="30" w:name="_Toc273342091"/>
      <w:r w:rsidRPr="00651713">
        <w:rPr>
          <w:rFonts w:hint="eastAsia"/>
          <w:szCs w:val="21"/>
        </w:rPr>
        <w:t>装配结构树的管理要求</w:t>
      </w:r>
      <w:bookmarkEnd w:id="30"/>
    </w:p>
    <w:p w14:paraId="1E9CD341" w14:textId="77777777" w:rsidR="003323E5" w:rsidRPr="00651713" w:rsidRDefault="003323E5" w:rsidP="0065171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651713">
        <w:rPr>
          <w:rFonts w:hint="eastAsia"/>
          <w:szCs w:val="21"/>
        </w:rPr>
        <w:t>装配结构树的管理应符合以下要求：</w:t>
      </w:r>
    </w:p>
    <w:p w14:paraId="01611C84" w14:textId="77777777" w:rsidR="003323E5" w:rsidRPr="00651713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7"/>
        </w:numPr>
        <w:tabs>
          <w:tab w:val="clear" w:pos="42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651713">
        <w:rPr>
          <w:rFonts w:hint="eastAsia"/>
          <w:szCs w:val="21"/>
        </w:rPr>
        <w:t>装配结构树应能表达完整有效的装配层次和装配信息；</w:t>
      </w:r>
    </w:p>
    <w:p w14:paraId="058F9467" w14:textId="77777777" w:rsidR="003323E5" w:rsidRPr="00651713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7"/>
        </w:numPr>
        <w:tabs>
          <w:tab w:val="clear" w:pos="42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651713">
        <w:rPr>
          <w:rFonts w:hint="eastAsia"/>
          <w:szCs w:val="21"/>
        </w:rPr>
        <w:t>应对零、部件模型在装配结构树上相应表达的信息进行审查；</w:t>
      </w:r>
    </w:p>
    <w:p w14:paraId="703CD97B" w14:textId="77777777" w:rsidR="003323E5" w:rsidRPr="00651713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7"/>
        </w:numPr>
        <w:tabs>
          <w:tab w:val="clear" w:pos="42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651713">
        <w:rPr>
          <w:rFonts w:hint="eastAsia"/>
          <w:szCs w:val="21"/>
        </w:rPr>
        <w:t>完成模型装配后，应对装配模型结构树上的所有信息进行最终的检查。</w:t>
      </w:r>
    </w:p>
    <w:p w14:paraId="69703382" w14:textId="77777777" w:rsidR="003323E5" w:rsidRPr="00A330DB" w:rsidRDefault="003323E5" w:rsidP="003323E5">
      <w:pPr>
        <w:pStyle w:val="af3"/>
        <w:widowControl w:val="0"/>
        <w:numPr>
          <w:ilvl w:val="0"/>
          <w:numId w:val="40"/>
        </w:numPr>
        <w:spacing w:beforeLines="100" w:before="312" w:afterLines="100" w:after="312" w:line="360" w:lineRule="auto"/>
        <w:rPr>
          <w:rFonts w:hint="eastAsia"/>
          <w:szCs w:val="21"/>
        </w:rPr>
      </w:pPr>
      <w:bookmarkStart w:id="31" w:name="_Toc273342092"/>
      <w:r w:rsidRPr="00A330DB">
        <w:rPr>
          <w:rFonts w:hint="eastAsia"/>
          <w:szCs w:val="21"/>
        </w:rPr>
        <w:t>装配建模的详细要求</w:t>
      </w:r>
      <w:bookmarkEnd w:id="31"/>
    </w:p>
    <w:p w14:paraId="1074EB81" w14:textId="77777777" w:rsidR="003323E5" w:rsidRPr="003B4148" w:rsidRDefault="00EF7440" w:rsidP="003323E5">
      <w:pPr>
        <w:pStyle w:val="affa"/>
        <w:widowControl w:val="0"/>
        <w:numPr>
          <w:ilvl w:val="1"/>
          <w:numId w:val="40"/>
        </w:numPr>
        <w:spacing w:beforeLines="50" w:before="156" w:afterLines="50" w:after="156" w:line="360" w:lineRule="auto"/>
        <w:jc w:val="left"/>
        <w:rPr>
          <w:rFonts w:hint="eastAsia"/>
          <w:szCs w:val="21"/>
        </w:rPr>
      </w:pPr>
      <w:r w:rsidRPr="00C676A8">
        <w:rPr>
          <w:rFonts w:hint="eastAsia"/>
          <w:sz w:val="24"/>
          <w:szCs w:val="24"/>
        </w:rPr>
        <w:t xml:space="preserve"> </w:t>
      </w:r>
      <w:r w:rsidR="003323E5" w:rsidRPr="003B4148">
        <w:rPr>
          <w:rFonts w:hint="eastAsia"/>
          <w:szCs w:val="21"/>
        </w:rPr>
        <w:t>装配建模设计流程</w:t>
      </w:r>
    </w:p>
    <w:p w14:paraId="707B6F34" w14:textId="77777777" w:rsidR="003323E5" w:rsidRPr="003B4148" w:rsidRDefault="003323E5" w:rsidP="003B4148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3B4148">
        <w:rPr>
          <w:rFonts w:hint="eastAsia"/>
          <w:szCs w:val="21"/>
        </w:rPr>
        <w:t>产品的装配建模一般采用两种模式：自顶向下设计模式和自底向上设计模式。</w:t>
      </w:r>
    </w:p>
    <w:p w14:paraId="4A6618B3" w14:textId="77777777" w:rsidR="003323E5" w:rsidRPr="003B4148" w:rsidRDefault="00EF7440" w:rsidP="003323E5">
      <w:pPr>
        <w:pStyle w:val="affa"/>
        <w:widowControl w:val="0"/>
        <w:numPr>
          <w:ilvl w:val="1"/>
          <w:numId w:val="40"/>
        </w:numPr>
        <w:spacing w:beforeLines="50" w:before="156" w:afterLines="50" w:after="156" w:line="360" w:lineRule="auto"/>
        <w:jc w:val="left"/>
        <w:rPr>
          <w:rFonts w:hint="eastAsia"/>
          <w:szCs w:val="21"/>
        </w:rPr>
      </w:pPr>
      <w:r w:rsidRPr="003B4148">
        <w:rPr>
          <w:rFonts w:hint="eastAsia"/>
          <w:szCs w:val="21"/>
        </w:rPr>
        <w:t xml:space="preserve"> </w:t>
      </w:r>
      <w:r w:rsidR="003323E5" w:rsidRPr="003B4148">
        <w:rPr>
          <w:rFonts w:hint="eastAsia"/>
          <w:szCs w:val="21"/>
        </w:rPr>
        <w:t>装配建模流程的选用</w:t>
      </w:r>
    </w:p>
    <w:p w14:paraId="49CE59C7" w14:textId="77777777" w:rsidR="003323E5" w:rsidRPr="003B4148" w:rsidRDefault="003323E5" w:rsidP="003B4148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3B4148">
        <w:rPr>
          <w:rFonts w:hint="eastAsia"/>
          <w:szCs w:val="21"/>
        </w:rPr>
        <w:t>两种设计模式各有特点，应根据不同的研发性质和产品特点选用合适的流程。根据不同的设计类型</w:t>
      </w:r>
      <w:r w:rsidRPr="003B4148">
        <w:rPr>
          <w:rFonts w:hint="eastAsia"/>
          <w:szCs w:val="21"/>
        </w:rPr>
        <w:lastRenderedPageBreak/>
        <w:t>及其设计对象的技术特点，可分别选取适当的装配建模设计模式，也可将两种模式相结合。对于产品结构较简单或对成熟度较高产品的改进设计，</w:t>
      </w:r>
      <w:r w:rsidR="00737667">
        <w:rPr>
          <w:rFonts w:hint="eastAsia"/>
          <w:szCs w:val="21"/>
        </w:rPr>
        <w:t>宜</w:t>
      </w:r>
      <w:r w:rsidRPr="003B4148">
        <w:rPr>
          <w:rFonts w:hint="eastAsia"/>
          <w:szCs w:val="21"/>
        </w:rPr>
        <w:t>采用自底向上设计模式。对于新产品研发或需要曲面分割的产品宜采用自顶向下的设计模式。两种设计模式并不互相排斥，在实际工程设计中，也常将两种设计模式混合使用。</w:t>
      </w:r>
    </w:p>
    <w:p w14:paraId="0C56FD77" w14:textId="77777777" w:rsidR="003323E5" w:rsidRPr="003B4148" w:rsidRDefault="00EF7440" w:rsidP="003323E5">
      <w:pPr>
        <w:pStyle w:val="affa"/>
        <w:widowControl w:val="0"/>
        <w:numPr>
          <w:ilvl w:val="1"/>
          <w:numId w:val="40"/>
        </w:numPr>
        <w:spacing w:beforeLines="50" w:before="156" w:afterLines="50" w:after="156" w:line="360" w:lineRule="auto"/>
        <w:jc w:val="left"/>
        <w:rPr>
          <w:rFonts w:hint="eastAsia"/>
          <w:szCs w:val="21"/>
        </w:rPr>
      </w:pPr>
      <w:r w:rsidRPr="003B4148">
        <w:rPr>
          <w:rFonts w:hint="eastAsia"/>
          <w:szCs w:val="21"/>
        </w:rPr>
        <w:t xml:space="preserve"> </w:t>
      </w:r>
      <w:r w:rsidR="003323E5" w:rsidRPr="003B4148">
        <w:rPr>
          <w:rFonts w:hint="eastAsia"/>
          <w:szCs w:val="21"/>
        </w:rPr>
        <w:t>自底向上装配建模的设计流程</w:t>
      </w:r>
    </w:p>
    <w:p w14:paraId="00466D5D" w14:textId="77777777" w:rsidR="003323E5" w:rsidRPr="003968A7" w:rsidRDefault="003323E5" w:rsidP="003B4148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3968A7">
        <w:rPr>
          <w:rFonts w:ascii="宋体" w:hAnsi="宋体" w:hint="eastAsia"/>
          <w:szCs w:val="21"/>
        </w:rPr>
        <w:t>自底向上装配建模的设计流程参见附录A。</w:t>
      </w:r>
    </w:p>
    <w:p w14:paraId="28DE45EE" w14:textId="77777777" w:rsidR="003323E5" w:rsidRPr="00CC2FF3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CC2FF3">
        <w:rPr>
          <w:rFonts w:ascii="黑体" w:eastAsia="黑体" w:hint="eastAsia"/>
        </w:rPr>
        <w:t>完成装配单元设计</w:t>
      </w:r>
    </w:p>
    <w:p w14:paraId="722D7754" w14:textId="77777777" w:rsidR="003323E5" w:rsidRPr="00CC2FF3" w:rsidRDefault="003323E5" w:rsidP="00CC2FF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CC2FF3">
        <w:rPr>
          <w:rFonts w:hint="eastAsia"/>
          <w:szCs w:val="21"/>
        </w:rPr>
        <w:t>在进行装配建模设计前，应分别完成参与装配的零部件设计。</w:t>
      </w:r>
    </w:p>
    <w:p w14:paraId="5547BEC3" w14:textId="77777777" w:rsidR="003323E5" w:rsidRPr="00CC2FF3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CC2FF3">
        <w:rPr>
          <w:rFonts w:ascii="黑体" w:eastAsia="黑体" w:hint="eastAsia"/>
        </w:rPr>
        <w:t>创建装配模型</w:t>
      </w:r>
    </w:p>
    <w:p w14:paraId="3C6E1263" w14:textId="77777777" w:rsidR="003323E5" w:rsidRPr="00CC2FF3" w:rsidRDefault="003323E5" w:rsidP="00CC2FF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CC2FF3">
        <w:rPr>
          <w:rFonts w:hint="eastAsia"/>
          <w:szCs w:val="21"/>
        </w:rPr>
        <w:t>通过新建装配文件，创建产品的装配模型。装配模型</w:t>
      </w:r>
      <w:r w:rsidR="00737667">
        <w:rPr>
          <w:rFonts w:hint="eastAsia"/>
          <w:szCs w:val="21"/>
        </w:rPr>
        <w:t>宜</w:t>
      </w:r>
      <w:r w:rsidRPr="00CC2FF3">
        <w:rPr>
          <w:rFonts w:hint="eastAsia"/>
          <w:szCs w:val="21"/>
        </w:rPr>
        <w:t>在标准模板文件上产生。</w:t>
      </w:r>
      <w:r w:rsidRPr="00CC2FF3">
        <w:rPr>
          <w:rFonts w:hint="eastAsia"/>
          <w:szCs w:val="21"/>
        </w:rPr>
        <w:t xml:space="preserve"> </w:t>
      </w:r>
    </w:p>
    <w:p w14:paraId="65C427BF" w14:textId="77777777" w:rsidR="003323E5" w:rsidRPr="00CC2FF3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CC2FF3">
        <w:rPr>
          <w:rFonts w:ascii="黑体" w:eastAsia="黑体" w:hint="eastAsia"/>
        </w:rPr>
        <w:t>确定装配的基准件</w:t>
      </w:r>
    </w:p>
    <w:p w14:paraId="3135A4AD" w14:textId="77777777" w:rsidR="003323E5" w:rsidRPr="00CC2FF3" w:rsidRDefault="003323E5" w:rsidP="00CC2FF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CC2FF3">
        <w:rPr>
          <w:rFonts w:hint="eastAsia"/>
          <w:szCs w:val="21"/>
        </w:rPr>
        <w:t>根据装配模型的结构特点和功能要求，确定装配基准件。其它装配单元依据此基准</w:t>
      </w:r>
      <w:proofErr w:type="gramStart"/>
      <w:r w:rsidRPr="00CC2FF3">
        <w:rPr>
          <w:rFonts w:hint="eastAsia"/>
          <w:szCs w:val="21"/>
        </w:rPr>
        <w:t>件确定</w:t>
      </w:r>
      <w:proofErr w:type="gramEnd"/>
      <w:r w:rsidRPr="00CC2FF3">
        <w:rPr>
          <w:rFonts w:hint="eastAsia"/>
          <w:szCs w:val="21"/>
        </w:rPr>
        <w:t>各自的位置关系。</w:t>
      </w:r>
    </w:p>
    <w:p w14:paraId="71FB55F7" w14:textId="77777777" w:rsidR="003323E5" w:rsidRPr="00CC2FF3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CC2FF3">
        <w:rPr>
          <w:rFonts w:ascii="黑体" w:eastAsia="黑体" w:hint="eastAsia"/>
        </w:rPr>
        <w:t>添加装配单元</w:t>
      </w:r>
    </w:p>
    <w:p w14:paraId="521DCBC2" w14:textId="77777777" w:rsidR="003323E5" w:rsidRPr="00CC2FF3" w:rsidRDefault="003323E5" w:rsidP="00CC2FF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CC2FF3">
        <w:rPr>
          <w:rFonts w:hint="eastAsia"/>
          <w:szCs w:val="21"/>
        </w:rPr>
        <w:t>根据装配要求，按顺序将已完成设计的装配单元安装到装配模型中，逐步完成模型装配。装配时应选择合适的装配约束，减少不相关的参照关系。</w:t>
      </w:r>
    </w:p>
    <w:p w14:paraId="5C1EA206" w14:textId="77777777" w:rsidR="003323E5" w:rsidRPr="00CC2FF3" w:rsidRDefault="00EF7440" w:rsidP="003323E5">
      <w:pPr>
        <w:pStyle w:val="affa"/>
        <w:widowControl w:val="0"/>
        <w:numPr>
          <w:ilvl w:val="1"/>
          <w:numId w:val="40"/>
        </w:numPr>
        <w:spacing w:beforeLines="50" w:before="156" w:afterLines="50" w:after="156" w:line="360" w:lineRule="auto"/>
        <w:jc w:val="left"/>
        <w:rPr>
          <w:rFonts w:hint="eastAsia"/>
          <w:szCs w:val="21"/>
        </w:rPr>
      </w:pPr>
      <w:r w:rsidRPr="00CC2FF3">
        <w:rPr>
          <w:rFonts w:hint="eastAsia"/>
          <w:szCs w:val="21"/>
        </w:rPr>
        <w:t xml:space="preserve"> </w:t>
      </w:r>
      <w:r w:rsidR="003323E5" w:rsidRPr="00CC2FF3">
        <w:rPr>
          <w:rFonts w:hint="eastAsia"/>
          <w:szCs w:val="21"/>
        </w:rPr>
        <w:t>自顶向下装配建模的设计流程</w:t>
      </w:r>
    </w:p>
    <w:p w14:paraId="1E3AA423" w14:textId="77777777" w:rsidR="003323E5" w:rsidRPr="003968A7" w:rsidRDefault="003323E5" w:rsidP="00CC2FF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3968A7">
        <w:rPr>
          <w:rFonts w:ascii="宋体" w:hAnsi="宋体" w:hint="eastAsia"/>
          <w:szCs w:val="21"/>
        </w:rPr>
        <w:t>自顶向下装配建模的设计流程参见附录B。</w:t>
      </w:r>
    </w:p>
    <w:p w14:paraId="4AB79207" w14:textId="77777777" w:rsidR="003323E5" w:rsidRPr="00CC2FF3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CC2FF3">
        <w:rPr>
          <w:rFonts w:ascii="黑体" w:eastAsia="黑体" w:hint="eastAsia"/>
        </w:rPr>
        <w:t>创建装配模型</w:t>
      </w:r>
    </w:p>
    <w:p w14:paraId="7F6A0309" w14:textId="77777777" w:rsidR="003323E5" w:rsidRPr="00CC2FF3" w:rsidRDefault="003323E5" w:rsidP="00CC2FF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CC2FF3">
        <w:rPr>
          <w:rFonts w:hint="eastAsia"/>
          <w:szCs w:val="21"/>
        </w:rPr>
        <w:t>依据指定的标准模板文件产生初始的装配模型。</w:t>
      </w:r>
    </w:p>
    <w:p w14:paraId="21037113" w14:textId="77777777" w:rsidR="003323E5" w:rsidRPr="00CC2FF3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CC2FF3">
        <w:rPr>
          <w:rFonts w:ascii="黑体" w:eastAsia="黑体" w:hint="eastAsia"/>
        </w:rPr>
        <w:t>创建顶层布局模型</w:t>
      </w:r>
    </w:p>
    <w:p w14:paraId="1C15A2AC" w14:textId="77777777" w:rsidR="003323E5" w:rsidRPr="00CC2FF3" w:rsidRDefault="003323E5" w:rsidP="00CC2FF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CC2FF3">
        <w:rPr>
          <w:rFonts w:hint="eastAsia"/>
          <w:szCs w:val="21"/>
        </w:rPr>
        <w:t>根据装配模型特点，建立顶层布局模型，并在布局模型中建立控制顶层装配模型位置和姿态的关键点、线、面、坐标系，以及顶层模型的关键装配尺寸和装配基准参照等信息。</w:t>
      </w:r>
    </w:p>
    <w:p w14:paraId="050E5FE1" w14:textId="77777777" w:rsidR="003323E5" w:rsidRPr="00CC2FF3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CC2FF3">
        <w:rPr>
          <w:rFonts w:ascii="黑体" w:eastAsia="黑体" w:hint="eastAsia"/>
        </w:rPr>
        <w:t>逐级创建装配单元</w:t>
      </w:r>
    </w:p>
    <w:p w14:paraId="1380E17B" w14:textId="77777777" w:rsidR="003323E5" w:rsidRPr="00CC2FF3" w:rsidRDefault="003323E5" w:rsidP="00CC2FF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CC2FF3">
        <w:rPr>
          <w:rFonts w:hint="eastAsia"/>
          <w:szCs w:val="21"/>
        </w:rPr>
        <w:t>根据产品的结构分解，在总装配模型中依次创建参与各级别装配的装配单元，并根据需要对子装配模型分别建立各自的子布局模型，形成该子装配模型设计所需的几何信息和约束信息。子布局模型从顶层布局模型中继承模型信息，并随之更新；子布局模型可随着装配设计逐步细化和完善。</w:t>
      </w:r>
    </w:p>
    <w:p w14:paraId="5256DBA3" w14:textId="77777777" w:rsidR="003323E5" w:rsidRPr="00CC2FF3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CC2FF3">
        <w:rPr>
          <w:rFonts w:ascii="黑体" w:eastAsia="黑体" w:hint="eastAsia"/>
        </w:rPr>
        <w:t>定义全局变量</w:t>
      </w:r>
    </w:p>
    <w:p w14:paraId="6934DFA4" w14:textId="77777777" w:rsidR="003323E5" w:rsidRPr="00CC2FF3" w:rsidRDefault="003323E5" w:rsidP="00CC2FF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CC2FF3">
        <w:rPr>
          <w:rFonts w:hint="eastAsia"/>
          <w:szCs w:val="21"/>
        </w:rPr>
        <w:t>在总装配模型中定义全局变量，并通过全相关性信息逐级反映到各级子装配模型及其子布局模型</w:t>
      </w:r>
      <w:r w:rsidRPr="00CC2FF3">
        <w:rPr>
          <w:rFonts w:hint="eastAsia"/>
          <w:szCs w:val="21"/>
        </w:rPr>
        <w:lastRenderedPageBreak/>
        <w:t>中，形成产品设计的控制参数。</w:t>
      </w:r>
    </w:p>
    <w:p w14:paraId="2C749835" w14:textId="77777777" w:rsidR="003323E5" w:rsidRPr="00CC2FF3" w:rsidRDefault="003323E5" w:rsidP="003323E5">
      <w:pPr>
        <w:pStyle w:val="af4"/>
        <w:widowControl w:val="0"/>
        <w:numPr>
          <w:ilvl w:val="2"/>
          <w:numId w:val="40"/>
        </w:numPr>
        <w:spacing w:line="360" w:lineRule="auto"/>
        <w:rPr>
          <w:rFonts w:ascii="黑体" w:eastAsia="黑体" w:hint="eastAsia"/>
        </w:rPr>
      </w:pPr>
      <w:r w:rsidRPr="00CC2FF3">
        <w:rPr>
          <w:rFonts w:ascii="黑体" w:eastAsia="黑体" w:hint="eastAsia"/>
        </w:rPr>
        <w:t>在装配模型中设计实体元件</w:t>
      </w:r>
    </w:p>
    <w:p w14:paraId="0FFFE5E0" w14:textId="77777777" w:rsidR="003323E5" w:rsidRPr="00CC2FF3" w:rsidRDefault="003323E5" w:rsidP="00CC2FF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CC2FF3">
        <w:rPr>
          <w:rFonts w:hint="eastAsia"/>
          <w:szCs w:val="21"/>
        </w:rPr>
        <w:t>根据从上级装配模型中传递来的设计信息，分别设计出满足要求的实体零件，通过零件装配形成子装配模型。</w:t>
      </w:r>
    </w:p>
    <w:p w14:paraId="672273D3" w14:textId="77777777" w:rsidR="003323E5" w:rsidRPr="00CC2FF3" w:rsidRDefault="003323E5" w:rsidP="00CC2FF3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CC2FF3">
        <w:rPr>
          <w:rFonts w:hint="eastAsia"/>
          <w:szCs w:val="21"/>
        </w:rPr>
        <w:t>子装配模型设计可独立进行，亦可协同并行完成。各子装配模型设计完成后，通过数据更新可实现顶层装配模型的自动更新。</w:t>
      </w:r>
    </w:p>
    <w:p w14:paraId="2FC2615C" w14:textId="77777777" w:rsidR="003323E5" w:rsidRPr="00C1752F" w:rsidRDefault="003323E5" w:rsidP="003323E5">
      <w:pPr>
        <w:pStyle w:val="af3"/>
        <w:widowControl w:val="0"/>
        <w:numPr>
          <w:ilvl w:val="0"/>
          <w:numId w:val="40"/>
        </w:numPr>
        <w:spacing w:beforeLines="100" w:before="312" w:afterLines="100" w:after="312" w:line="360" w:lineRule="auto"/>
        <w:rPr>
          <w:rFonts w:hint="eastAsia"/>
          <w:szCs w:val="21"/>
        </w:rPr>
      </w:pPr>
      <w:bookmarkStart w:id="32" w:name="_Toc273342093"/>
      <w:r w:rsidRPr="00C1752F">
        <w:rPr>
          <w:rFonts w:hint="eastAsia"/>
          <w:szCs w:val="21"/>
        </w:rPr>
        <w:t>装配模型的封装</w:t>
      </w:r>
      <w:bookmarkEnd w:id="32"/>
    </w:p>
    <w:p w14:paraId="4F1DDBFD" w14:textId="77777777" w:rsidR="003323E5" w:rsidRPr="00C1752F" w:rsidRDefault="003323E5" w:rsidP="00C1752F">
      <w:pPr>
        <w:pStyle w:val="afffff2"/>
        <w:framePr w:hSpace="0" w:vSpace="0" w:wrap="auto" w:vAnchor="margin" w:hAnchor="text" w:xAlign="left" w:yAlign="inline"/>
        <w:spacing w:line="360" w:lineRule="auto"/>
        <w:ind w:firstLineChars="200" w:firstLine="420"/>
        <w:rPr>
          <w:rFonts w:hint="eastAsia"/>
          <w:szCs w:val="21"/>
        </w:rPr>
      </w:pPr>
      <w:r w:rsidRPr="00C1752F">
        <w:rPr>
          <w:rFonts w:hint="eastAsia"/>
          <w:szCs w:val="21"/>
        </w:rPr>
        <w:t>装配模型的封装应符合下列要求：</w:t>
      </w:r>
    </w:p>
    <w:p w14:paraId="478D6362" w14:textId="77777777" w:rsidR="003323E5" w:rsidRPr="00C1752F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8"/>
        </w:numPr>
        <w:tabs>
          <w:tab w:val="clear" w:pos="84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C1752F">
        <w:rPr>
          <w:rFonts w:hint="eastAsia"/>
          <w:szCs w:val="21"/>
        </w:rPr>
        <w:t>简化的实体在去除内部细节的同时，应确保正确的外部几何信息；</w:t>
      </w:r>
    </w:p>
    <w:p w14:paraId="162A84B7" w14:textId="77777777" w:rsidR="003323E5" w:rsidRPr="00C1752F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8"/>
        </w:numPr>
        <w:tabs>
          <w:tab w:val="clear" w:pos="84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C1752F">
        <w:rPr>
          <w:rFonts w:hint="eastAsia"/>
          <w:szCs w:val="21"/>
        </w:rPr>
        <w:t>对模型进行容积和质量特性分析时，可以封装模型；</w:t>
      </w:r>
    </w:p>
    <w:p w14:paraId="78321959" w14:textId="77777777" w:rsidR="003323E5" w:rsidRPr="00C1752F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8"/>
        </w:numPr>
        <w:tabs>
          <w:tab w:val="clear" w:pos="84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C1752F">
        <w:rPr>
          <w:rFonts w:hint="eastAsia"/>
          <w:szCs w:val="21"/>
        </w:rPr>
        <w:t>为消隐专利数据，实体可以在提供给供应商或</w:t>
      </w:r>
      <w:proofErr w:type="gramStart"/>
      <w:r w:rsidRPr="00C1752F">
        <w:rPr>
          <w:rFonts w:hint="eastAsia"/>
          <w:szCs w:val="21"/>
        </w:rPr>
        <w:t>子合同商</w:t>
      </w:r>
      <w:proofErr w:type="gramEnd"/>
      <w:r w:rsidRPr="00C1752F">
        <w:rPr>
          <w:rFonts w:hint="eastAsia"/>
          <w:szCs w:val="21"/>
        </w:rPr>
        <w:t>之前简化或删除专利细节；</w:t>
      </w:r>
    </w:p>
    <w:p w14:paraId="3503665E" w14:textId="77777777" w:rsidR="003323E5" w:rsidRPr="00C1752F" w:rsidRDefault="003323E5" w:rsidP="00E9412D">
      <w:pPr>
        <w:pStyle w:val="afffff2"/>
        <w:framePr w:hSpace="0" w:vSpace="0" w:wrap="auto" w:vAnchor="margin" w:hAnchor="text" w:xAlign="left" w:yAlign="inline"/>
        <w:numPr>
          <w:ilvl w:val="0"/>
          <w:numId w:val="38"/>
        </w:numPr>
        <w:tabs>
          <w:tab w:val="clear" w:pos="840"/>
          <w:tab w:val="num" w:pos="735"/>
        </w:tabs>
        <w:spacing w:line="360" w:lineRule="auto"/>
        <w:ind w:left="735" w:hanging="315"/>
        <w:rPr>
          <w:rFonts w:hint="eastAsia"/>
          <w:szCs w:val="21"/>
        </w:rPr>
      </w:pPr>
      <w:r w:rsidRPr="00C1752F">
        <w:rPr>
          <w:rFonts w:hint="eastAsia"/>
          <w:szCs w:val="21"/>
        </w:rPr>
        <w:t>用于有限元分析的模型可以进行封装；</w:t>
      </w:r>
    </w:p>
    <w:p w14:paraId="5E7AE183" w14:textId="77777777" w:rsidR="003323E5" w:rsidRPr="00C676A8" w:rsidRDefault="003323E5" w:rsidP="003323E5">
      <w:pPr>
        <w:pStyle w:val="afffff2"/>
        <w:framePr w:hSpace="0" w:vSpace="0" w:wrap="auto" w:vAnchor="margin" w:hAnchor="text" w:xAlign="left" w:yAlign="inline"/>
        <w:rPr>
          <w:rFonts w:hint="eastAsia"/>
        </w:rPr>
      </w:pPr>
    </w:p>
    <w:p w14:paraId="2B2A55BA" w14:textId="77777777" w:rsidR="006F287F" w:rsidRPr="001A31D6" w:rsidRDefault="003323E5" w:rsidP="006F287F">
      <w:pPr>
        <w:pStyle w:val="ab"/>
        <w:keepNext/>
        <w:tabs>
          <w:tab w:val="num" w:pos="360"/>
        </w:tabs>
        <w:spacing w:before="156" w:after="156"/>
        <w:ind w:left="0"/>
        <w:rPr>
          <w:rFonts w:ascii="Times New Roman" w:hint="eastAsia"/>
          <w:szCs w:val="21"/>
        </w:rPr>
      </w:pPr>
      <w:r w:rsidRPr="00C676A8">
        <w:br w:type="page"/>
      </w:r>
      <w:bookmarkStart w:id="33" w:name="_Toc256942282"/>
      <w:bookmarkStart w:id="34" w:name="_Toc266261113"/>
      <w:r w:rsidRPr="001A31D6">
        <w:rPr>
          <w:rFonts w:ascii="Times New Roman"/>
          <w:szCs w:val="21"/>
        </w:rPr>
        <w:lastRenderedPageBreak/>
        <w:t xml:space="preserve"> </w:t>
      </w:r>
      <w:r w:rsidRPr="001A31D6">
        <w:rPr>
          <w:rFonts w:ascii="Times New Roman"/>
          <w:szCs w:val="21"/>
        </w:rPr>
        <w:br/>
      </w:r>
      <w:bookmarkStart w:id="35" w:name="_Toc273340847"/>
      <w:bookmarkStart w:id="36" w:name="_Toc273342094"/>
      <w:r w:rsidRPr="001A31D6">
        <w:rPr>
          <w:rFonts w:ascii="Times New Roman"/>
          <w:szCs w:val="21"/>
        </w:rPr>
        <w:t>（资料性附录）</w:t>
      </w:r>
      <w:r w:rsidRPr="001A31D6">
        <w:rPr>
          <w:rFonts w:ascii="Times New Roman"/>
          <w:szCs w:val="21"/>
        </w:rPr>
        <w:br/>
      </w:r>
      <w:r w:rsidRPr="001A31D6">
        <w:rPr>
          <w:rFonts w:ascii="Times New Roman"/>
          <w:szCs w:val="21"/>
        </w:rPr>
        <w:t>自底向上装配建模的设计流程</w:t>
      </w:r>
      <w:bookmarkEnd w:id="33"/>
      <w:bookmarkEnd w:id="34"/>
      <w:bookmarkEnd w:id="35"/>
      <w:bookmarkEnd w:id="36"/>
    </w:p>
    <w:bookmarkStart w:id="37" w:name="_Toc273341639"/>
    <w:bookmarkEnd w:id="37"/>
    <w:p w14:paraId="12279312" w14:textId="77777777" w:rsidR="006F287F" w:rsidRPr="00C676A8" w:rsidRDefault="00205C50" w:rsidP="0049056A">
      <w:pPr>
        <w:rPr>
          <w:rStyle w:val="Char2"/>
          <w:rFonts w:ascii="Times New Roman" w:eastAsia="宋体" w:hint="eastAsia"/>
        </w:rPr>
      </w:pPr>
      <w:r w:rsidRPr="00C676A8">
        <w:object w:dxaOrig="5194" w:dyaOrig="9296" w14:anchorId="6DC95D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1.65pt;height:585.75pt" o:ole="">
            <v:imagedata r:id="rId16" o:title=""/>
          </v:shape>
          <o:OLEObject Type="Embed" ProgID="Visio.Drawing.11" ShapeID="_x0000_i1025" DrawAspect="Content" ObjectID="_1823793288" r:id="rId17"/>
        </w:object>
      </w:r>
      <w:bookmarkStart w:id="38" w:name="_Toc256942283"/>
      <w:bookmarkStart w:id="39" w:name="_Toc266261114"/>
    </w:p>
    <w:p w14:paraId="1341CC7E" w14:textId="77777777" w:rsidR="00963AF5" w:rsidRPr="00C676A8" w:rsidRDefault="00963AF5" w:rsidP="00963AF5">
      <w:pPr>
        <w:pStyle w:val="ab"/>
        <w:keepNext/>
        <w:tabs>
          <w:tab w:val="num" w:pos="360"/>
        </w:tabs>
        <w:spacing w:before="156" w:after="156"/>
        <w:ind w:left="0"/>
        <w:rPr>
          <w:rFonts w:hint="eastAsia"/>
        </w:rPr>
      </w:pPr>
      <w:r w:rsidRPr="00C676A8">
        <w:rPr>
          <w:rFonts w:ascii="Times New Roman" w:hint="eastAsia"/>
        </w:rPr>
        <w:lastRenderedPageBreak/>
        <w:t xml:space="preserve">     </w:t>
      </w:r>
      <w:bookmarkStart w:id="40" w:name="_Toc273342095"/>
      <w:bookmarkEnd w:id="38"/>
      <w:bookmarkEnd w:id="39"/>
      <w:bookmarkEnd w:id="40"/>
    </w:p>
    <w:p w14:paraId="5E4EC507" w14:textId="77777777" w:rsidR="00963AF5" w:rsidRPr="00C676A8" w:rsidRDefault="00963AF5" w:rsidP="00963AF5">
      <w:pPr>
        <w:pStyle w:val="ab"/>
        <w:keepNext/>
        <w:numPr>
          <w:ilvl w:val="0"/>
          <w:numId w:val="0"/>
        </w:numPr>
        <w:spacing w:before="156" w:after="156"/>
      </w:pPr>
      <w:bookmarkStart w:id="41" w:name="_Toc273342096"/>
      <w:r w:rsidRPr="00C676A8">
        <w:rPr>
          <w:rFonts w:ascii="Times New Roman"/>
        </w:rPr>
        <w:t>（资料性附录）</w:t>
      </w:r>
      <w:r w:rsidRPr="00C676A8">
        <w:rPr>
          <w:rFonts w:ascii="Times New Roman"/>
        </w:rPr>
        <w:br/>
      </w:r>
      <w:r w:rsidRPr="00C676A8">
        <w:rPr>
          <w:rFonts w:ascii="Times New Roman"/>
        </w:rPr>
        <w:t>自顶向下装配建模的设计流程</w:t>
      </w:r>
      <w:bookmarkEnd w:id="41"/>
    </w:p>
    <w:p w14:paraId="0EE993C8" w14:textId="77777777" w:rsidR="003323E5" w:rsidRPr="00C676A8" w:rsidRDefault="003323E5" w:rsidP="00EF7440">
      <w:pPr>
        <w:pStyle w:val="afffff2"/>
        <w:framePr w:hSpace="0" w:vSpace="0" w:wrap="auto" w:vAnchor="margin" w:hAnchor="text" w:xAlign="left" w:yAlign="inline"/>
        <w:rPr>
          <w:rFonts w:hint="eastAsia"/>
          <w:b/>
          <w:sz w:val="28"/>
          <w:szCs w:val="28"/>
        </w:rPr>
      </w:pPr>
      <w:r w:rsidRPr="00C676A8">
        <w:pict w14:anchorId="611EC56C">
          <v:line id="_x0000_s2183" style="position:absolute;left:0;text-align:left;z-index:6" from="178.5pt,629.35pt" to="304.5pt,629.35pt" strokeweight="1.5pt"/>
        </w:pict>
      </w:r>
      <w:r w:rsidR="00205C50" w:rsidRPr="00C676A8">
        <w:object w:dxaOrig="5194" w:dyaOrig="10883" w14:anchorId="7488BA71">
          <v:shape id="_x0000_i1026" type="#_x0000_t75" style="width:472.15pt;height:614.25pt" o:ole="">
            <v:imagedata r:id="rId18" o:title=""/>
          </v:shape>
          <o:OLEObject Type="Embed" ProgID="Visio.Drawing.11" ShapeID="_x0000_i1026" DrawAspect="Content" ObjectID="_1823793289" r:id="rId19"/>
        </w:object>
      </w:r>
      <w:bookmarkEnd w:id="11"/>
      <w:bookmarkEnd w:id="12"/>
      <w:bookmarkEnd w:id="13"/>
      <w:bookmarkEnd w:id="14"/>
      <w:bookmarkEnd w:id="15"/>
      <w:bookmarkEnd w:id="16"/>
      <w:bookmarkEnd w:id="17"/>
    </w:p>
    <w:sectPr w:rsidR="003323E5" w:rsidRPr="00C676A8" w:rsidSect="004C76A5">
      <w:footerReference w:type="even" r:id="rId20"/>
      <w:footerReference w:type="default" r:id="rId21"/>
      <w:pgSz w:w="11907" w:h="16839"/>
      <w:pgMar w:top="1418" w:right="1134" w:bottom="1134" w:left="1418" w:header="95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FFEBD" w14:textId="77777777" w:rsidR="00321A3C" w:rsidRDefault="00321A3C">
      <w:r>
        <w:separator/>
      </w:r>
    </w:p>
  </w:endnote>
  <w:endnote w:type="continuationSeparator" w:id="0">
    <w:p w14:paraId="77A4FC55" w14:textId="77777777" w:rsidR="00321A3C" w:rsidRDefault="00321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47FF" w14:textId="77777777" w:rsidR="00BF42EB" w:rsidRDefault="00BF42EB">
    <w:pPr>
      <w:pStyle w:val="aff2"/>
      <w:rPr>
        <w:rStyle w:val="affff6"/>
      </w:rPr>
    </w:pPr>
    <w:r>
      <w:rPr>
        <w:rStyle w:val="affff6"/>
      </w:rPr>
      <w:fldChar w:fldCharType="begin"/>
    </w:r>
    <w:r>
      <w:rPr>
        <w:rStyle w:val="affff6"/>
      </w:rPr>
      <w:instrText xml:space="preserve">PAGE  </w:instrText>
    </w:r>
    <w:r>
      <w:rPr>
        <w:rStyle w:val="affff6"/>
      </w:rPr>
      <w:fldChar w:fldCharType="separate"/>
    </w:r>
    <w:r>
      <w:rPr>
        <w:rStyle w:val="affff6"/>
        <w:noProof/>
      </w:rPr>
      <w:t>II</w:t>
    </w:r>
    <w:r>
      <w:rPr>
        <w:rStyle w:val="affff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ED73" w14:textId="77777777" w:rsidR="00BF42EB" w:rsidRDefault="00BF42EB">
    <w:pPr>
      <w:pStyle w:val="aff3"/>
      <w:rPr>
        <w:rStyle w:val="affff6"/>
      </w:rPr>
    </w:pPr>
    <w:r>
      <w:rPr>
        <w:rStyle w:val="affff6"/>
      </w:rPr>
      <w:fldChar w:fldCharType="begin"/>
    </w:r>
    <w:r>
      <w:rPr>
        <w:rStyle w:val="affff6"/>
      </w:rPr>
      <w:instrText xml:space="preserve">PAGE  </w:instrText>
    </w:r>
    <w:r>
      <w:rPr>
        <w:rStyle w:val="affff6"/>
      </w:rPr>
      <w:fldChar w:fldCharType="separate"/>
    </w:r>
    <w:r>
      <w:rPr>
        <w:rStyle w:val="affff6"/>
        <w:noProof/>
      </w:rPr>
      <w:t>1</w:t>
    </w:r>
    <w:r>
      <w:rPr>
        <w:rStyle w:val="affff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433E" w14:textId="77777777" w:rsidR="00BF42EB" w:rsidRDefault="00BF42EB">
    <w:pPr>
      <w:pStyle w:val="aff2"/>
      <w:rPr>
        <w:rStyle w:val="affff6"/>
      </w:rPr>
    </w:pPr>
    <w:r>
      <w:rPr>
        <w:rStyle w:val="affff6"/>
      </w:rPr>
      <w:fldChar w:fldCharType="begin"/>
    </w:r>
    <w:r>
      <w:rPr>
        <w:rStyle w:val="affff6"/>
      </w:rPr>
      <w:instrText xml:space="preserve">PAGE  </w:instrText>
    </w:r>
    <w:r>
      <w:rPr>
        <w:rStyle w:val="affff6"/>
      </w:rPr>
      <w:fldChar w:fldCharType="separate"/>
    </w:r>
    <w:r w:rsidR="00BB678A">
      <w:rPr>
        <w:rStyle w:val="affff6"/>
        <w:noProof/>
      </w:rPr>
      <w:t>II</w:t>
    </w:r>
    <w:r>
      <w:rPr>
        <w:rStyle w:val="affff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A08E2" w14:textId="77777777" w:rsidR="00BF42EB" w:rsidRDefault="00BF42EB">
    <w:pPr>
      <w:pStyle w:val="aff3"/>
      <w:rPr>
        <w:rStyle w:val="affff6"/>
      </w:rPr>
    </w:pPr>
    <w:r>
      <w:rPr>
        <w:rStyle w:val="affff6"/>
      </w:rPr>
      <w:fldChar w:fldCharType="begin"/>
    </w:r>
    <w:r>
      <w:rPr>
        <w:rStyle w:val="affff6"/>
      </w:rPr>
      <w:instrText xml:space="preserve">PAGE  </w:instrText>
    </w:r>
    <w:r>
      <w:rPr>
        <w:rStyle w:val="affff6"/>
      </w:rPr>
      <w:fldChar w:fldCharType="separate"/>
    </w:r>
    <w:r w:rsidR="00BB678A">
      <w:rPr>
        <w:rStyle w:val="affff6"/>
        <w:noProof/>
      </w:rPr>
      <w:t>I</w:t>
    </w:r>
    <w:r>
      <w:rPr>
        <w:rStyle w:val="affff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82A77" w14:textId="77777777" w:rsidR="00BF42EB" w:rsidRDefault="00BF42EB" w:rsidP="00AF7799">
    <w:pPr>
      <w:pStyle w:val="aff2"/>
      <w:jc w:val="right"/>
      <w:rPr>
        <w:rStyle w:val="affff6"/>
      </w:rPr>
    </w:pPr>
    <w:r>
      <w:rPr>
        <w:rStyle w:val="affff6"/>
      </w:rPr>
      <w:fldChar w:fldCharType="begin"/>
    </w:r>
    <w:r>
      <w:rPr>
        <w:rStyle w:val="affff6"/>
      </w:rPr>
      <w:instrText xml:space="preserve">PAGE  </w:instrText>
    </w:r>
    <w:r>
      <w:rPr>
        <w:rStyle w:val="affff6"/>
      </w:rPr>
      <w:fldChar w:fldCharType="separate"/>
    </w:r>
    <w:r w:rsidR="00BB678A">
      <w:rPr>
        <w:rStyle w:val="affff6"/>
        <w:noProof/>
      </w:rPr>
      <w:t>2</w:t>
    </w:r>
    <w:r>
      <w:rPr>
        <w:rStyle w:val="affff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96F7A" w14:textId="77777777" w:rsidR="00BF42EB" w:rsidRDefault="00BF42EB">
    <w:pPr>
      <w:pStyle w:val="aff3"/>
      <w:rPr>
        <w:rStyle w:val="affff6"/>
      </w:rPr>
    </w:pPr>
    <w:r>
      <w:rPr>
        <w:rStyle w:val="affff6"/>
      </w:rPr>
      <w:fldChar w:fldCharType="begin"/>
    </w:r>
    <w:r>
      <w:rPr>
        <w:rStyle w:val="affff6"/>
      </w:rPr>
      <w:instrText xml:space="preserve">PAGE  </w:instrText>
    </w:r>
    <w:r>
      <w:rPr>
        <w:rStyle w:val="affff6"/>
      </w:rPr>
      <w:fldChar w:fldCharType="separate"/>
    </w:r>
    <w:r w:rsidR="00BB678A">
      <w:rPr>
        <w:rStyle w:val="affff6"/>
        <w:noProof/>
      </w:rPr>
      <w:t>1</w:t>
    </w:r>
    <w:r>
      <w:rPr>
        <w:rStyle w:val="affff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C038" w14:textId="77777777" w:rsidR="00321A3C" w:rsidRDefault="00321A3C">
      <w:r>
        <w:separator/>
      </w:r>
    </w:p>
  </w:footnote>
  <w:footnote w:type="continuationSeparator" w:id="0">
    <w:p w14:paraId="0C255478" w14:textId="77777777" w:rsidR="00321A3C" w:rsidRDefault="00321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57AA" w14:textId="77777777" w:rsidR="00BF42EB" w:rsidRDefault="00BF42EB">
    <w:pPr>
      <w:pStyle w:val="aff5"/>
    </w:pPr>
    <w:r>
      <w:t>Q/SF ××××—2006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5F9E" w14:textId="77777777" w:rsidR="00BF42EB" w:rsidRDefault="00BF42EB">
    <w:pPr>
      <w:pStyle w:val="aff4"/>
    </w:pPr>
    <w:r>
      <w:t>Q/SF ××××—2006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700B" w14:textId="77777777" w:rsidR="00BF42EB" w:rsidRDefault="00BF42EB">
    <w:pPr>
      <w:pStyle w:val="aff6"/>
    </w:pPr>
    <w: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C77F7" w14:textId="77777777" w:rsidR="00BF42EB" w:rsidRPr="0073578E" w:rsidRDefault="00BF42EB" w:rsidP="0073578E">
    <w:pPr>
      <w:pStyle w:val="aff4"/>
    </w:pPr>
    <w:r>
      <w:t>Q/</w:t>
    </w:r>
    <w:r>
      <w:rPr>
        <w:rFonts w:hint="eastAsia"/>
      </w:rPr>
      <w:t>CSR</w:t>
    </w:r>
    <w:r>
      <w:t xml:space="preserve"> 56</w:t>
    </w:r>
    <w:r>
      <w:rPr>
        <w:rFonts w:hint="eastAsia"/>
      </w:rPr>
      <w:t>.</w:t>
    </w:r>
    <w:r>
      <w:t>3</w:t>
    </w:r>
    <w:r>
      <w:rPr>
        <w:rFonts w:hint="eastAsia"/>
      </w:rPr>
      <w:t>－</w:t>
    </w:r>
    <w:r>
      <w:t>20</w:t>
    </w:r>
    <w:r>
      <w:rPr>
        <w:rFonts w:hint="eastAsia"/>
      </w:rPr>
      <w:t>1</w:t>
    </w:r>
    <w: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9859" w14:textId="77777777" w:rsidR="00BF42EB" w:rsidRPr="0073578E" w:rsidRDefault="00BF42EB" w:rsidP="0073578E">
    <w:pPr>
      <w:pStyle w:val="aff4"/>
    </w:pPr>
    <w:r>
      <w:t>Q/</w:t>
    </w:r>
    <w:r>
      <w:rPr>
        <w:rFonts w:hint="eastAsia"/>
      </w:rPr>
      <w:t>CSR</w:t>
    </w:r>
    <w:r>
      <w:t xml:space="preserve"> 56</w:t>
    </w:r>
    <w:r>
      <w:rPr>
        <w:rFonts w:hint="eastAsia"/>
      </w:rPr>
      <w:t>.</w:t>
    </w:r>
    <w:r>
      <w:t>3</w:t>
    </w:r>
    <w:r>
      <w:rPr>
        <w:rFonts w:hint="eastAsia"/>
      </w:rPr>
      <w:t>－</w:t>
    </w:r>
    <w:r>
      <w:t>20</w:t>
    </w:r>
    <w:r>
      <w:rPr>
        <w:rFonts w:hint="eastAsia"/>
      </w:rPr>
      <w:t>1</w:t>
    </w:r>
    <w: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5CD"/>
    <w:multiLevelType w:val="multilevel"/>
    <w:tmpl w:val="EF3C51FC"/>
    <w:lvl w:ilvl="0">
      <w:start w:val="1"/>
      <w:numFmt w:val="none"/>
      <w:suff w:val="nothing"/>
      <w:lvlText w:val="　"/>
      <w:lvlJc w:val="left"/>
      <w:pPr>
        <w:ind w:left="945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945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"/>
      <w:suff w:val="nothing"/>
      <w:lvlText w:val="%1%2.%3　"/>
      <w:lvlJc w:val="left"/>
      <w:pPr>
        <w:ind w:left="945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0"/>
      <w:suff w:val="nothing"/>
      <w:lvlText w:val="%1%2.%3.%4　"/>
      <w:lvlJc w:val="left"/>
      <w:pPr>
        <w:ind w:left="945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1"/>
      <w:suff w:val="nothing"/>
      <w:lvlText w:val="%1%2.%3.%4.%5　"/>
      <w:lvlJc w:val="left"/>
      <w:pPr>
        <w:ind w:left="945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2"/>
      <w:suff w:val="nothing"/>
      <w:lvlText w:val="%1%2.%3.%4.%5.%6　"/>
      <w:lvlJc w:val="left"/>
      <w:pPr>
        <w:ind w:left="945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3"/>
      <w:suff w:val="nothing"/>
      <w:lvlText w:val="%1%2.%3.%4.%5.%6.%7　"/>
      <w:lvlJc w:val="left"/>
      <w:pPr>
        <w:ind w:left="945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5339"/>
        </w:tabs>
        <w:ind w:left="533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047"/>
        </w:tabs>
        <w:ind w:left="6047" w:hanging="1700"/>
      </w:pPr>
      <w:rPr>
        <w:rFonts w:hint="eastAsia"/>
      </w:rPr>
    </w:lvl>
  </w:abstractNum>
  <w:abstractNum w:abstractNumId="1" w15:restartNumberingAfterBreak="0">
    <w:nsid w:val="06BE4CFF"/>
    <w:multiLevelType w:val="hybridMultilevel"/>
    <w:tmpl w:val="026AE2E6"/>
    <w:lvl w:ilvl="0" w:tplc="023C0C7A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A244645"/>
    <w:multiLevelType w:val="hybridMultilevel"/>
    <w:tmpl w:val="6B9013A6"/>
    <w:lvl w:ilvl="0" w:tplc="DC32F4B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0AE367E9"/>
    <w:multiLevelType w:val="hybridMultilevel"/>
    <w:tmpl w:val="CFC08078"/>
    <w:lvl w:ilvl="0" w:tplc="62CC9F74">
      <w:start w:val="1"/>
      <w:numFmt w:val="none"/>
      <w:pStyle w:val="a4"/>
      <w:lvlText w:val="%1示例"/>
      <w:lvlJc w:val="left"/>
      <w:pPr>
        <w:tabs>
          <w:tab w:val="num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5940A26"/>
    <w:multiLevelType w:val="singleLevel"/>
    <w:tmpl w:val="04090001"/>
    <w:name w:val="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5" w15:restartNumberingAfterBreak="0">
    <w:nsid w:val="17FC431C"/>
    <w:multiLevelType w:val="multilevel"/>
    <w:tmpl w:val="28BE4DE6"/>
    <w:name w:val=""/>
    <w:lvl w:ilvl="0">
      <w:start w:val="11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4"/>
      <w:numFmt w:val="decimal"/>
      <w:lvlText w:val="9.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D4C25B6"/>
    <w:multiLevelType w:val="hybridMultilevel"/>
    <w:tmpl w:val="06ECED08"/>
    <w:lvl w:ilvl="0" w:tplc="FB5CBF74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FFD5268"/>
    <w:multiLevelType w:val="hybridMultilevel"/>
    <w:tmpl w:val="583ECB9E"/>
    <w:lvl w:ilvl="0" w:tplc="FFFFFFFF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0C069C5"/>
    <w:multiLevelType w:val="hybridMultilevel"/>
    <w:tmpl w:val="F094F55C"/>
    <w:name w:val=""/>
    <w:lvl w:ilvl="0" w:tplc="FFFFFFFF">
      <w:start w:val="1"/>
      <w:numFmt w:val="lowerLetter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001"/>
        </w:tabs>
        <w:ind w:left="1001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21"/>
        </w:tabs>
        <w:ind w:left="1421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841"/>
        </w:tabs>
        <w:ind w:left="1841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261"/>
        </w:tabs>
        <w:ind w:left="2261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681"/>
        </w:tabs>
        <w:ind w:left="2681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101"/>
        </w:tabs>
        <w:ind w:left="3101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521"/>
        </w:tabs>
        <w:ind w:left="3521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941"/>
        </w:tabs>
        <w:ind w:left="3941" w:hanging="420"/>
      </w:pPr>
    </w:lvl>
  </w:abstractNum>
  <w:abstractNum w:abstractNumId="9" w15:restartNumberingAfterBreak="0">
    <w:nsid w:val="37D10860"/>
    <w:multiLevelType w:val="hybridMultilevel"/>
    <w:tmpl w:val="F3164B0C"/>
    <w:lvl w:ilvl="0" w:tplc="6C1268BE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CC81602"/>
    <w:multiLevelType w:val="hybridMultilevel"/>
    <w:tmpl w:val="68424340"/>
    <w:lvl w:ilvl="0" w:tplc="6C1268BE">
      <w:start w:val="1"/>
      <w:numFmt w:val="decimal"/>
      <w:pStyle w:val="b"/>
      <w:lvlText w:val="1.%1"/>
      <w:lvlJc w:val="left"/>
      <w:pPr>
        <w:tabs>
          <w:tab w:val="num" w:pos="454"/>
        </w:tabs>
        <w:ind w:left="454" w:hanging="454"/>
      </w:pPr>
      <w:rPr>
        <w:rFonts w:eastAsia="宋体" w:hint="eastAsia"/>
        <w:b/>
        <w:i w:val="0"/>
        <w:strike w:val="0"/>
        <w:dstrike w:val="0"/>
        <w:color w:val="auto"/>
        <w:sz w:val="24"/>
        <w:szCs w:val="24"/>
      </w:rPr>
    </w:lvl>
    <w:lvl w:ilvl="1" w:tplc="04090019">
      <w:start w:val="1"/>
      <w:numFmt w:val="decimal"/>
      <w:lvlText w:val="1.%2"/>
      <w:lvlJc w:val="left"/>
      <w:pPr>
        <w:tabs>
          <w:tab w:val="num" w:pos="454"/>
        </w:tabs>
        <w:ind w:left="454" w:hanging="454"/>
      </w:pPr>
      <w:rPr>
        <w:rFonts w:eastAsia="宋体" w:hint="eastAsia"/>
        <w:b/>
        <w:i w:val="0"/>
        <w:strike w:val="0"/>
        <w:dstrike w:val="0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0680814"/>
    <w:multiLevelType w:val="hybridMultilevel"/>
    <w:tmpl w:val="2C10C43A"/>
    <w:name w:val=""/>
    <w:lvl w:ilvl="0" w:tplc="FFFFFFFF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2" w15:restartNumberingAfterBreak="0">
    <w:nsid w:val="407E65F9"/>
    <w:multiLevelType w:val="hybridMultilevel"/>
    <w:tmpl w:val="C01A506C"/>
    <w:name w:val=""/>
    <w:lvl w:ilvl="0" w:tplc="FFFFFFFF">
      <w:start w:val="1"/>
      <w:numFmt w:val="none"/>
      <w:pStyle w:val="a5"/>
      <w:lvlText w:val="%1·　"/>
      <w:lvlJc w:val="left"/>
      <w:pPr>
        <w:tabs>
          <w:tab w:val="num" w:pos="1140"/>
        </w:tabs>
        <w:ind w:left="737" w:hanging="317"/>
      </w:pPr>
      <w:rPr>
        <w:rFonts w:ascii="宋体" w:eastAsia="宋体" w:hAnsi="Times New Roman" w:hint="eastAsia"/>
        <w:b w:val="0"/>
        <w:i w:val="0"/>
        <w:sz w:val="21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37D4301"/>
    <w:multiLevelType w:val="hybridMultilevel"/>
    <w:tmpl w:val="2E0042FA"/>
    <w:lvl w:ilvl="0" w:tplc="D9122D9C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6D22D8F"/>
    <w:multiLevelType w:val="hybridMultilevel"/>
    <w:tmpl w:val="1ABE3F64"/>
    <w:lvl w:ilvl="0" w:tplc="FB5CBF74">
      <w:start w:val="1"/>
      <w:numFmt w:val="none"/>
      <w:pStyle w:val="a6"/>
      <w:lvlText w:val="%1◆　"/>
      <w:lvlJc w:val="left"/>
      <w:pPr>
        <w:tabs>
          <w:tab w:val="num" w:pos="960"/>
        </w:tabs>
        <w:ind w:left="917" w:hanging="317"/>
      </w:pPr>
      <w:rPr>
        <w:rFonts w:ascii="宋体" w:eastAsia="宋体" w:hAnsi="Times New Roman" w:hint="eastAsia"/>
        <w:b w:val="0"/>
        <w:i w:val="0"/>
        <w:position w:val="4"/>
        <w:sz w:val="1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6D230D7"/>
    <w:multiLevelType w:val="multilevel"/>
    <w:tmpl w:val="04090029"/>
    <w:lvl w:ilvl="0">
      <w:start w:val="1"/>
      <w:numFmt w:val="chineseCountingThousand"/>
      <w:pStyle w:val="1"/>
      <w:suff w:val="nothing"/>
      <w:lvlText w:val="第%1章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16" w15:restartNumberingAfterBreak="0">
    <w:nsid w:val="496E4D7B"/>
    <w:multiLevelType w:val="hybridMultilevel"/>
    <w:tmpl w:val="2638779A"/>
    <w:lvl w:ilvl="0" w:tplc="FFFFFFFF">
      <w:start w:val="1"/>
      <w:numFmt w:val="none"/>
      <w:pStyle w:val="a7"/>
      <w:lvlText w:val="%1注"/>
      <w:lvlJc w:val="left"/>
      <w:pPr>
        <w:tabs>
          <w:tab w:val="num" w:pos="900"/>
        </w:tabs>
        <w:ind w:left="900" w:hanging="500"/>
      </w:pPr>
      <w:rPr>
        <w:rFonts w:ascii="宋体" w:eastAsia="宋体" w:hAnsi="Times New Roman" w:hint="eastAsia"/>
        <w:b w:val="0"/>
        <w:i w:val="0"/>
        <w:sz w:val="18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AFD1EEF"/>
    <w:multiLevelType w:val="multilevel"/>
    <w:tmpl w:val="E116C972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1"/>
        <w:szCs w:val="21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sz w:val="21"/>
        <w:szCs w:val="21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color w:val="auto"/>
        <w:sz w:val="21"/>
        <w:szCs w:val="21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4F44321A"/>
    <w:multiLevelType w:val="hybridMultilevel"/>
    <w:tmpl w:val="BCE07A88"/>
    <w:lvl w:ilvl="0" w:tplc="6C1268BE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>
      <w:start w:val="1"/>
      <w:numFmt w:val="decimal"/>
      <w:pStyle w:val="700"/>
      <w:lvlText w:val="2.%2"/>
      <w:lvlJc w:val="left"/>
      <w:pPr>
        <w:tabs>
          <w:tab w:val="num" w:pos="680"/>
        </w:tabs>
        <w:ind w:left="680" w:hanging="680"/>
      </w:pPr>
      <w:rPr>
        <w:rFonts w:ascii="宋体" w:eastAsia="宋体" w:hAnsi="宋体" w:hint="eastAsia"/>
        <w:b/>
        <w:i w:val="0"/>
        <w:sz w:val="24"/>
        <w:szCs w:val="24"/>
      </w:rPr>
    </w:lvl>
    <w:lvl w:ilvl="2" w:tplc="0409001B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5346B97"/>
    <w:multiLevelType w:val="hybridMultilevel"/>
    <w:tmpl w:val="B7F8332C"/>
    <w:name w:val=""/>
    <w:lvl w:ilvl="0" w:tplc="FFFFFFFF">
      <w:start w:val="1"/>
      <w:numFmt w:val="lowerLetter"/>
      <w:lvlText w:val="%1)"/>
      <w:lvlJc w:val="left"/>
      <w:pPr>
        <w:tabs>
          <w:tab w:val="num" w:pos="1470"/>
        </w:tabs>
        <w:ind w:left="1470" w:hanging="63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0" w15:restartNumberingAfterBreak="0">
    <w:nsid w:val="557C2AF5"/>
    <w:multiLevelType w:val="multilevel"/>
    <w:tmpl w:val="BCFA676E"/>
    <w:name w:val=""/>
    <w:lvl w:ilvl="0">
      <w:start w:val="1"/>
      <w:numFmt w:val="decimal"/>
      <w:pStyle w:val="a8"/>
      <w:suff w:val="nothing"/>
      <w:lvlText w:val="图%1　"/>
      <w:lvlJc w:val="left"/>
      <w:pPr>
        <w:ind w:left="3465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3465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3465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3465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3465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3465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3465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7816"/>
        </w:tabs>
        <w:ind w:left="743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242"/>
        </w:tabs>
        <w:ind w:left="8142" w:hanging="1700"/>
      </w:pPr>
      <w:rPr>
        <w:rFonts w:hint="eastAsia"/>
      </w:rPr>
    </w:lvl>
  </w:abstractNum>
  <w:abstractNum w:abstractNumId="21" w15:restartNumberingAfterBreak="0">
    <w:nsid w:val="631E48D1"/>
    <w:multiLevelType w:val="multilevel"/>
    <w:tmpl w:val="63B48FEC"/>
    <w:name w:val=""/>
    <w:lvl w:ilvl="0">
      <w:start w:val="11"/>
      <w:numFmt w:val="decimal"/>
      <w:lvlText w:val="%1"/>
      <w:lvlJc w:val="left"/>
      <w:pPr>
        <w:tabs>
          <w:tab w:val="num" w:pos="1157"/>
        </w:tabs>
        <w:ind w:left="1157" w:hanging="1157"/>
      </w:pPr>
      <w:rPr>
        <w:rFonts w:hint="default"/>
      </w:rPr>
    </w:lvl>
    <w:lvl w:ilvl="1">
      <w:start w:val="3"/>
      <w:numFmt w:val="decimal"/>
      <w:lvlText w:val="9.%2"/>
      <w:lvlJc w:val="left"/>
      <w:pPr>
        <w:tabs>
          <w:tab w:val="num" w:pos="1157"/>
        </w:tabs>
        <w:ind w:left="1157" w:hanging="1157"/>
      </w:pPr>
      <w:rPr>
        <w:rFonts w:hint="default"/>
      </w:rPr>
    </w:lvl>
    <w:lvl w:ilvl="2">
      <w:start w:val="12"/>
      <w:numFmt w:val="decimal"/>
      <w:lvlText w:val="9.%2.%3"/>
      <w:lvlJc w:val="left"/>
      <w:pPr>
        <w:tabs>
          <w:tab w:val="num" w:pos="1157"/>
        </w:tabs>
        <w:ind w:left="1157" w:hanging="1157"/>
      </w:pPr>
      <w:rPr>
        <w:rFonts w:hint="default"/>
      </w:rPr>
    </w:lvl>
    <w:lvl w:ilvl="3">
      <w:start w:val="1"/>
      <w:numFmt w:val="decimal"/>
      <w:lvlText w:val="9.%2.%3.%4"/>
      <w:lvlJc w:val="left"/>
      <w:pPr>
        <w:tabs>
          <w:tab w:val="num" w:pos="1157"/>
        </w:tabs>
        <w:ind w:left="1157" w:hanging="1157"/>
      </w:pPr>
      <w:rPr>
        <w:rFonts w:hint="default"/>
      </w:rPr>
    </w:lvl>
    <w:lvl w:ilvl="4">
      <w:start w:val="1"/>
      <w:numFmt w:val="decimal"/>
      <w:lvlText w:val="9.%2.%3.%4"/>
      <w:lvlJc w:val="left"/>
      <w:pPr>
        <w:tabs>
          <w:tab w:val="num" w:pos="1157"/>
        </w:tabs>
        <w:ind w:left="1157" w:hanging="11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7"/>
        </w:tabs>
        <w:ind w:left="1157" w:hanging="11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6350366A"/>
    <w:multiLevelType w:val="hybridMultilevel"/>
    <w:tmpl w:val="A364A292"/>
    <w:lvl w:ilvl="0" w:tplc="6C1268BE">
      <w:start w:val="1"/>
      <w:numFmt w:val="none"/>
      <w:pStyle w:val="a9"/>
      <w:lvlText w:val="%1●　"/>
      <w:lvlJc w:val="left"/>
      <w:pPr>
        <w:tabs>
          <w:tab w:val="num" w:pos="760"/>
        </w:tabs>
        <w:ind w:left="717" w:hanging="317"/>
      </w:pPr>
      <w:rPr>
        <w:rFonts w:ascii="宋体" w:eastAsia="宋体" w:hAnsi="Times New Roman" w:hint="eastAsia"/>
        <w:b w:val="0"/>
        <w:i w:val="0"/>
        <w:position w:val="4"/>
        <w:sz w:val="13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>
      <w:start w:val="1"/>
      <w:numFmt w:val="decimal"/>
      <w:lvlText w:val="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3847917"/>
    <w:multiLevelType w:val="multilevel"/>
    <w:tmpl w:val="8424C140"/>
    <w:name w:val="Settings"/>
    <w:lvl w:ilvl="0">
      <w:start w:val="6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9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4" w15:restartNumberingAfterBreak="0">
    <w:nsid w:val="646260FA"/>
    <w:multiLevelType w:val="multilevel"/>
    <w:tmpl w:val="4D960A26"/>
    <w:name w:val=""/>
    <w:lvl w:ilvl="0">
      <w:start w:val="1"/>
      <w:numFmt w:val="decimal"/>
      <w:pStyle w:val="aa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5" w15:restartNumberingAfterBreak="0">
    <w:nsid w:val="657D3FBC"/>
    <w:multiLevelType w:val="multilevel"/>
    <w:tmpl w:val="7F405430"/>
    <w:lvl w:ilvl="0">
      <w:start w:val="1"/>
      <w:numFmt w:val="upperLetter"/>
      <w:pStyle w:val="ab"/>
      <w:suff w:val="nothing"/>
      <w:lvlText w:val="附　录　%1"/>
      <w:lvlJc w:val="left"/>
      <w:pPr>
        <w:ind w:left="4620" w:firstLine="0"/>
      </w:pPr>
      <w:rPr>
        <w:rFonts w:ascii="黑体" w:eastAsia="黑体" w:hAnsi="Times New Roman" w:hint="eastAsia"/>
        <w:b w:val="0"/>
        <w:i w:val="0"/>
        <w:sz w:val="21"/>
        <w:szCs w:val="21"/>
        <w:lang w:val="en-US"/>
      </w:rPr>
    </w:lvl>
    <w:lvl w:ilvl="1">
      <w:start w:val="1"/>
      <w:numFmt w:val="decimal"/>
      <w:pStyle w:val="ac"/>
      <w:suff w:val="nothing"/>
      <w:lvlText w:val="%1.%2　"/>
      <w:lvlJc w:val="left"/>
      <w:pPr>
        <w:ind w:left="735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4"/>
        <w:szCs w:val="24"/>
      </w:rPr>
    </w:lvl>
    <w:lvl w:ilvl="2">
      <w:start w:val="1"/>
      <w:numFmt w:val="decimal"/>
      <w:pStyle w:val="ad"/>
      <w:suff w:val="nothing"/>
      <w:lvlText w:val="%1.%2.%3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3">
      <w:start w:val="1"/>
      <w:numFmt w:val="decimal"/>
      <w:pStyle w:val="ae"/>
      <w:suff w:val="nothing"/>
      <w:lvlText w:val="%1.%2.%3.%4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"/>
      <w:suff w:val="nothing"/>
      <w:lvlText w:val="%1.%2.%3.%4.%5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0"/>
      <w:suff w:val="nothing"/>
      <w:lvlText w:val="%1.%2.%3.%4.%5.%6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1"/>
      <w:suff w:val="nothing"/>
      <w:lvlText w:val="%1.%2.%3.%4.%5.%6.%7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814"/>
        </w:tabs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2"/>
        </w:tabs>
        <w:ind w:left="5522" w:hanging="1700"/>
      </w:pPr>
      <w:rPr>
        <w:rFonts w:hint="eastAsia"/>
      </w:rPr>
    </w:lvl>
  </w:abstractNum>
  <w:abstractNum w:abstractNumId="26" w15:restartNumberingAfterBreak="0">
    <w:nsid w:val="6CEA2025"/>
    <w:multiLevelType w:val="multilevel"/>
    <w:tmpl w:val="4BBA9F2A"/>
    <w:name w:val=""/>
    <w:lvl w:ilvl="0">
      <w:start w:val="1"/>
      <w:numFmt w:val="none"/>
      <w:pStyle w:val="af2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3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color w:val="auto"/>
        <w:sz w:val="21"/>
        <w:szCs w:val="21"/>
      </w:rPr>
    </w:lvl>
    <w:lvl w:ilvl="2">
      <w:start w:val="1"/>
      <w:numFmt w:val="decimal"/>
      <w:pStyle w:val="af4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color w:val="000000"/>
        <w:sz w:val="24"/>
        <w:szCs w:val="24"/>
      </w:rPr>
    </w:lvl>
    <w:lvl w:ilvl="3">
      <w:start w:val="1"/>
      <w:numFmt w:val="decimal"/>
      <w:pStyle w:val="af5"/>
      <w:suff w:val="nothing"/>
      <w:lvlText w:val="%1%2.%3.%4　"/>
      <w:lvlJc w:val="left"/>
      <w:pPr>
        <w:ind w:left="525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4">
      <w:start w:val="1"/>
      <w:numFmt w:val="decimal"/>
      <w:pStyle w:val="af6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7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8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7" w15:restartNumberingAfterBreak="0">
    <w:nsid w:val="6DBF04F4"/>
    <w:multiLevelType w:val="hybridMultilevel"/>
    <w:tmpl w:val="17F46BBA"/>
    <w:lvl w:ilvl="0" w:tplc="FFFFFFFF">
      <w:start w:val="1"/>
      <w:numFmt w:val="none"/>
      <w:pStyle w:val="af9"/>
      <w:lvlText w:val="%1注："/>
      <w:lvlJc w:val="left"/>
      <w:pPr>
        <w:tabs>
          <w:tab w:val="num" w:pos="1140"/>
        </w:tabs>
        <w:ind w:left="840" w:hanging="420"/>
      </w:pPr>
      <w:rPr>
        <w:rFonts w:ascii="宋体" w:eastAsia="宋体" w:hAnsi="Times New Roman" w:hint="eastAsia"/>
        <w:b w:val="0"/>
        <w:i w:val="0"/>
        <w:sz w:val="18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6933334"/>
    <w:multiLevelType w:val="hybridMultilevel"/>
    <w:tmpl w:val="3988A40A"/>
    <w:lvl w:ilvl="0" w:tplc="FFFFFFFF">
      <w:start w:val="1"/>
      <w:numFmt w:val="none"/>
      <w:pStyle w:val="afa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AD630C1"/>
    <w:multiLevelType w:val="multilevel"/>
    <w:tmpl w:val="E370DE3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sz w:val="21"/>
        <w:szCs w:val="21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705102268">
    <w:abstractNumId w:val="0"/>
  </w:num>
  <w:num w:numId="2" w16cid:durableId="1053695354">
    <w:abstractNumId w:val="0"/>
  </w:num>
  <w:num w:numId="3" w16cid:durableId="147095406">
    <w:abstractNumId w:val="0"/>
  </w:num>
  <w:num w:numId="4" w16cid:durableId="1642686573">
    <w:abstractNumId w:val="0"/>
  </w:num>
  <w:num w:numId="5" w16cid:durableId="1818761412">
    <w:abstractNumId w:val="0"/>
  </w:num>
  <w:num w:numId="6" w16cid:durableId="1533766692">
    <w:abstractNumId w:val="26"/>
  </w:num>
  <w:num w:numId="7" w16cid:durableId="1652177923">
    <w:abstractNumId w:val="26"/>
  </w:num>
  <w:num w:numId="8" w16cid:durableId="2122842703">
    <w:abstractNumId w:val="26"/>
  </w:num>
  <w:num w:numId="9" w16cid:durableId="1211957893">
    <w:abstractNumId w:val="26"/>
  </w:num>
  <w:num w:numId="10" w16cid:durableId="1580872394">
    <w:abstractNumId w:val="26"/>
  </w:num>
  <w:num w:numId="11" w16cid:durableId="905149372">
    <w:abstractNumId w:val="26"/>
  </w:num>
  <w:num w:numId="12" w16cid:durableId="721099104">
    <w:abstractNumId w:val="26"/>
  </w:num>
  <w:num w:numId="13" w16cid:durableId="736590013">
    <w:abstractNumId w:val="28"/>
  </w:num>
  <w:num w:numId="14" w16cid:durableId="1221596106">
    <w:abstractNumId w:val="12"/>
  </w:num>
  <w:num w:numId="15" w16cid:durableId="1306356959">
    <w:abstractNumId w:val="3"/>
  </w:num>
  <w:num w:numId="16" w16cid:durableId="1826504220">
    <w:abstractNumId w:val="27"/>
  </w:num>
  <w:num w:numId="17" w16cid:durableId="203104270">
    <w:abstractNumId w:val="16"/>
  </w:num>
  <w:num w:numId="18" w16cid:durableId="1962104397">
    <w:abstractNumId w:val="24"/>
  </w:num>
  <w:num w:numId="19" w16cid:durableId="465510042">
    <w:abstractNumId w:val="20"/>
  </w:num>
  <w:num w:numId="20" w16cid:durableId="662857264">
    <w:abstractNumId w:val="25"/>
  </w:num>
  <w:num w:numId="21" w16cid:durableId="149567805">
    <w:abstractNumId w:val="25"/>
  </w:num>
  <w:num w:numId="22" w16cid:durableId="436564924">
    <w:abstractNumId w:val="25"/>
  </w:num>
  <w:num w:numId="23" w16cid:durableId="1016495735">
    <w:abstractNumId w:val="25"/>
  </w:num>
  <w:num w:numId="24" w16cid:durableId="2008055525">
    <w:abstractNumId w:val="25"/>
  </w:num>
  <w:num w:numId="25" w16cid:durableId="1739131071">
    <w:abstractNumId w:val="25"/>
  </w:num>
  <w:num w:numId="26" w16cid:durableId="1220703398">
    <w:abstractNumId w:val="25"/>
  </w:num>
  <w:num w:numId="27" w16cid:durableId="1699546236">
    <w:abstractNumId w:val="22"/>
  </w:num>
  <w:num w:numId="28" w16cid:durableId="750660682">
    <w:abstractNumId w:val="14"/>
  </w:num>
  <w:num w:numId="29" w16cid:durableId="1311641890">
    <w:abstractNumId w:val="10"/>
  </w:num>
  <w:num w:numId="30" w16cid:durableId="2084066948">
    <w:abstractNumId w:val="18"/>
  </w:num>
  <w:num w:numId="31" w16cid:durableId="1226451372">
    <w:abstractNumId w:val="15"/>
  </w:num>
  <w:num w:numId="32" w16cid:durableId="1758211798">
    <w:abstractNumId w:val="2"/>
  </w:num>
  <w:num w:numId="33" w16cid:durableId="354964366">
    <w:abstractNumId w:val="19"/>
  </w:num>
  <w:num w:numId="34" w16cid:durableId="793406338">
    <w:abstractNumId w:val="1"/>
  </w:num>
  <w:num w:numId="35" w16cid:durableId="790827129">
    <w:abstractNumId w:val="7"/>
  </w:num>
  <w:num w:numId="36" w16cid:durableId="742065878">
    <w:abstractNumId w:val="13"/>
  </w:num>
  <w:num w:numId="37" w16cid:durableId="26835270">
    <w:abstractNumId w:val="6"/>
  </w:num>
  <w:num w:numId="38" w16cid:durableId="1395203467">
    <w:abstractNumId w:val="9"/>
  </w:num>
  <w:num w:numId="39" w16cid:durableId="371809382">
    <w:abstractNumId w:val="29"/>
  </w:num>
  <w:num w:numId="40" w16cid:durableId="1889107288">
    <w:abstractNumId w:val="17"/>
  </w:num>
  <w:num w:numId="41" w16cid:durableId="2042243067">
    <w:abstractNumId w:val="26"/>
  </w:num>
  <w:num w:numId="42" w16cid:durableId="1948657704">
    <w:abstractNumId w:val="26"/>
  </w:num>
  <w:num w:numId="43" w16cid:durableId="766191728">
    <w:abstractNumId w:val="26"/>
  </w:num>
  <w:num w:numId="44" w16cid:durableId="285279573">
    <w:abstractNumId w:val="2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31B6"/>
    <w:rsid w:val="00001A55"/>
    <w:rsid w:val="000035BC"/>
    <w:rsid w:val="00013368"/>
    <w:rsid w:val="00020788"/>
    <w:rsid w:val="000268A1"/>
    <w:rsid w:val="00032B4D"/>
    <w:rsid w:val="00045E46"/>
    <w:rsid w:val="00047543"/>
    <w:rsid w:val="000507CF"/>
    <w:rsid w:val="0005634C"/>
    <w:rsid w:val="0006225C"/>
    <w:rsid w:val="00063778"/>
    <w:rsid w:val="0006764C"/>
    <w:rsid w:val="00080AC3"/>
    <w:rsid w:val="00080D0C"/>
    <w:rsid w:val="00080D81"/>
    <w:rsid w:val="00082835"/>
    <w:rsid w:val="000878C1"/>
    <w:rsid w:val="00093924"/>
    <w:rsid w:val="000A3442"/>
    <w:rsid w:val="000A6CA6"/>
    <w:rsid w:val="000A71B9"/>
    <w:rsid w:val="000B532C"/>
    <w:rsid w:val="000C0DE7"/>
    <w:rsid w:val="000C41F8"/>
    <w:rsid w:val="000C5AA3"/>
    <w:rsid w:val="000D1B67"/>
    <w:rsid w:val="000D2FF2"/>
    <w:rsid w:val="000D42A0"/>
    <w:rsid w:val="000D4AC6"/>
    <w:rsid w:val="000E3780"/>
    <w:rsid w:val="000E3F25"/>
    <w:rsid w:val="000E4134"/>
    <w:rsid w:val="000E52E8"/>
    <w:rsid w:val="00102DA3"/>
    <w:rsid w:val="00102F72"/>
    <w:rsid w:val="0010341B"/>
    <w:rsid w:val="001038D5"/>
    <w:rsid w:val="00106DDD"/>
    <w:rsid w:val="00107861"/>
    <w:rsid w:val="00110356"/>
    <w:rsid w:val="0011670F"/>
    <w:rsid w:val="00117617"/>
    <w:rsid w:val="00117A93"/>
    <w:rsid w:val="0012163C"/>
    <w:rsid w:val="00126513"/>
    <w:rsid w:val="00127A13"/>
    <w:rsid w:val="001303BC"/>
    <w:rsid w:val="001329BF"/>
    <w:rsid w:val="00143908"/>
    <w:rsid w:val="00145041"/>
    <w:rsid w:val="001463F2"/>
    <w:rsid w:val="0014649B"/>
    <w:rsid w:val="00166E48"/>
    <w:rsid w:val="0017125E"/>
    <w:rsid w:val="001742CF"/>
    <w:rsid w:val="001859EB"/>
    <w:rsid w:val="00191ACB"/>
    <w:rsid w:val="001A2F24"/>
    <w:rsid w:val="001A31D6"/>
    <w:rsid w:val="001A3B14"/>
    <w:rsid w:val="001B0389"/>
    <w:rsid w:val="001B0DB6"/>
    <w:rsid w:val="001B166A"/>
    <w:rsid w:val="001B38A1"/>
    <w:rsid w:val="001C2903"/>
    <w:rsid w:val="001C50DF"/>
    <w:rsid w:val="001C7EB9"/>
    <w:rsid w:val="001D25DA"/>
    <w:rsid w:val="001E6471"/>
    <w:rsid w:val="001E6D42"/>
    <w:rsid w:val="001F388E"/>
    <w:rsid w:val="001F3F80"/>
    <w:rsid w:val="001F6A38"/>
    <w:rsid w:val="002039F8"/>
    <w:rsid w:val="00205C50"/>
    <w:rsid w:val="002106E6"/>
    <w:rsid w:val="00212235"/>
    <w:rsid w:val="002131B6"/>
    <w:rsid w:val="002148E8"/>
    <w:rsid w:val="00221EFB"/>
    <w:rsid w:val="00230470"/>
    <w:rsid w:val="00230BF8"/>
    <w:rsid w:val="00235868"/>
    <w:rsid w:val="00245D29"/>
    <w:rsid w:val="00251C7C"/>
    <w:rsid w:val="00251DE3"/>
    <w:rsid w:val="002572B2"/>
    <w:rsid w:val="00262A94"/>
    <w:rsid w:val="00263245"/>
    <w:rsid w:val="00274F4A"/>
    <w:rsid w:val="0027624B"/>
    <w:rsid w:val="00277447"/>
    <w:rsid w:val="0028651B"/>
    <w:rsid w:val="0028741B"/>
    <w:rsid w:val="00287F84"/>
    <w:rsid w:val="002A1A55"/>
    <w:rsid w:val="002A2706"/>
    <w:rsid w:val="002A3C65"/>
    <w:rsid w:val="002A48A1"/>
    <w:rsid w:val="002B1D39"/>
    <w:rsid w:val="002B78B8"/>
    <w:rsid w:val="002B7B71"/>
    <w:rsid w:val="002C1D23"/>
    <w:rsid w:val="002D27AE"/>
    <w:rsid w:val="002E10DA"/>
    <w:rsid w:val="002E2D67"/>
    <w:rsid w:val="002E5458"/>
    <w:rsid w:val="002F115C"/>
    <w:rsid w:val="00302091"/>
    <w:rsid w:val="00304194"/>
    <w:rsid w:val="00304676"/>
    <w:rsid w:val="00312F89"/>
    <w:rsid w:val="00315669"/>
    <w:rsid w:val="00321A3C"/>
    <w:rsid w:val="00321EBF"/>
    <w:rsid w:val="00326E2F"/>
    <w:rsid w:val="003323E5"/>
    <w:rsid w:val="00335952"/>
    <w:rsid w:val="003408E2"/>
    <w:rsid w:val="00341D02"/>
    <w:rsid w:val="00350421"/>
    <w:rsid w:val="00356D8F"/>
    <w:rsid w:val="00360B4F"/>
    <w:rsid w:val="00361793"/>
    <w:rsid w:val="003619FB"/>
    <w:rsid w:val="00364F75"/>
    <w:rsid w:val="003675DE"/>
    <w:rsid w:val="003729D2"/>
    <w:rsid w:val="00380F00"/>
    <w:rsid w:val="00385674"/>
    <w:rsid w:val="00385FF7"/>
    <w:rsid w:val="00386801"/>
    <w:rsid w:val="003875E3"/>
    <w:rsid w:val="00392995"/>
    <w:rsid w:val="00395010"/>
    <w:rsid w:val="003968A7"/>
    <w:rsid w:val="003A4EAF"/>
    <w:rsid w:val="003B01A9"/>
    <w:rsid w:val="003B113B"/>
    <w:rsid w:val="003B4148"/>
    <w:rsid w:val="003C227D"/>
    <w:rsid w:val="003C2C7A"/>
    <w:rsid w:val="003C5A62"/>
    <w:rsid w:val="003C7DD2"/>
    <w:rsid w:val="003D30B0"/>
    <w:rsid w:val="003E42CC"/>
    <w:rsid w:val="003F08A0"/>
    <w:rsid w:val="0040159E"/>
    <w:rsid w:val="00404B99"/>
    <w:rsid w:val="004061A3"/>
    <w:rsid w:val="004115E0"/>
    <w:rsid w:val="0041166B"/>
    <w:rsid w:val="00411CD7"/>
    <w:rsid w:val="00420949"/>
    <w:rsid w:val="00423107"/>
    <w:rsid w:val="004257E0"/>
    <w:rsid w:val="00434428"/>
    <w:rsid w:val="004361BE"/>
    <w:rsid w:val="00440EF4"/>
    <w:rsid w:val="00442D5F"/>
    <w:rsid w:val="00454FCE"/>
    <w:rsid w:val="00455061"/>
    <w:rsid w:val="00461171"/>
    <w:rsid w:val="00472504"/>
    <w:rsid w:val="00476F25"/>
    <w:rsid w:val="004771F6"/>
    <w:rsid w:val="00483A5F"/>
    <w:rsid w:val="00483B5B"/>
    <w:rsid w:val="0048587C"/>
    <w:rsid w:val="00486A0E"/>
    <w:rsid w:val="0049056A"/>
    <w:rsid w:val="0049132D"/>
    <w:rsid w:val="004A007F"/>
    <w:rsid w:val="004B2CB0"/>
    <w:rsid w:val="004B7F3D"/>
    <w:rsid w:val="004C625C"/>
    <w:rsid w:val="004C76A5"/>
    <w:rsid w:val="004E2F26"/>
    <w:rsid w:val="004E5502"/>
    <w:rsid w:val="0050278F"/>
    <w:rsid w:val="00511F41"/>
    <w:rsid w:val="005163D9"/>
    <w:rsid w:val="0052031E"/>
    <w:rsid w:val="00520A49"/>
    <w:rsid w:val="00525809"/>
    <w:rsid w:val="005260E9"/>
    <w:rsid w:val="00526950"/>
    <w:rsid w:val="005271C0"/>
    <w:rsid w:val="005312BD"/>
    <w:rsid w:val="00542ED0"/>
    <w:rsid w:val="005457C9"/>
    <w:rsid w:val="00561E1A"/>
    <w:rsid w:val="00562DEF"/>
    <w:rsid w:val="00565937"/>
    <w:rsid w:val="00571D01"/>
    <w:rsid w:val="005730FF"/>
    <w:rsid w:val="00574E9D"/>
    <w:rsid w:val="00582D0C"/>
    <w:rsid w:val="00587C21"/>
    <w:rsid w:val="005A0651"/>
    <w:rsid w:val="005A2A56"/>
    <w:rsid w:val="005A4451"/>
    <w:rsid w:val="005C6ED7"/>
    <w:rsid w:val="005D7699"/>
    <w:rsid w:val="005D7DC2"/>
    <w:rsid w:val="005E5C66"/>
    <w:rsid w:val="005F64CE"/>
    <w:rsid w:val="005F657E"/>
    <w:rsid w:val="00600003"/>
    <w:rsid w:val="00602951"/>
    <w:rsid w:val="00607E53"/>
    <w:rsid w:val="00611DE4"/>
    <w:rsid w:val="0061241B"/>
    <w:rsid w:val="00612421"/>
    <w:rsid w:val="006139E7"/>
    <w:rsid w:val="0063002D"/>
    <w:rsid w:val="00645A05"/>
    <w:rsid w:val="00645B2C"/>
    <w:rsid w:val="00651713"/>
    <w:rsid w:val="00677EC9"/>
    <w:rsid w:val="0068204B"/>
    <w:rsid w:val="006A24BF"/>
    <w:rsid w:val="006B00A3"/>
    <w:rsid w:val="006B388D"/>
    <w:rsid w:val="006C03FD"/>
    <w:rsid w:val="006C2973"/>
    <w:rsid w:val="006D1D86"/>
    <w:rsid w:val="006E3BBF"/>
    <w:rsid w:val="006E6456"/>
    <w:rsid w:val="006F287F"/>
    <w:rsid w:val="006F3177"/>
    <w:rsid w:val="006F4723"/>
    <w:rsid w:val="006F72A2"/>
    <w:rsid w:val="007037D0"/>
    <w:rsid w:val="007046FC"/>
    <w:rsid w:val="00704EEC"/>
    <w:rsid w:val="00711BB2"/>
    <w:rsid w:val="00716D15"/>
    <w:rsid w:val="00722919"/>
    <w:rsid w:val="00722D95"/>
    <w:rsid w:val="00734861"/>
    <w:rsid w:val="00734A91"/>
    <w:rsid w:val="0073578E"/>
    <w:rsid w:val="00737667"/>
    <w:rsid w:val="00741B07"/>
    <w:rsid w:val="0074290A"/>
    <w:rsid w:val="007442D7"/>
    <w:rsid w:val="007500E0"/>
    <w:rsid w:val="00753CFF"/>
    <w:rsid w:val="0078300E"/>
    <w:rsid w:val="00783A1F"/>
    <w:rsid w:val="00785BB4"/>
    <w:rsid w:val="00786EEE"/>
    <w:rsid w:val="00793DF9"/>
    <w:rsid w:val="00794BB3"/>
    <w:rsid w:val="007A365C"/>
    <w:rsid w:val="007A390B"/>
    <w:rsid w:val="007A4B6A"/>
    <w:rsid w:val="007A56A3"/>
    <w:rsid w:val="007B2429"/>
    <w:rsid w:val="007B3E73"/>
    <w:rsid w:val="007C271F"/>
    <w:rsid w:val="007C5386"/>
    <w:rsid w:val="007C65EF"/>
    <w:rsid w:val="007C6C59"/>
    <w:rsid w:val="007D486C"/>
    <w:rsid w:val="007D5AB7"/>
    <w:rsid w:val="007F1559"/>
    <w:rsid w:val="007F1676"/>
    <w:rsid w:val="007F7317"/>
    <w:rsid w:val="00814A4E"/>
    <w:rsid w:val="0081605A"/>
    <w:rsid w:val="00816901"/>
    <w:rsid w:val="00832C06"/>
    <w:rsid w:val="00835F4C"/>
    <w:rsid w:val="0084161F"/>
    <w:rsid w:val="00847276"/>
    <w:rsid w:val="00851FDD"/>
    <w:rsid w:val="00857064"/>
    <w:rsid w:val="008620D2"/>
    <w:rsid w:val="00867901"/>
    <w:rsid w:val="00875CA3"/>
    <w:rsid w:val="008926C1"/>
    <w:rsid w:val="00895222"/>
    <w:rsid w:val="00897595"/>
    <w:rsid w:val="008A26A0"/>
    <w:rsid w:val="008A6219"/>
    <w:rsid w:val="008B257A"/>
    <w:rsid w:val="008B44B2"/>
    <w:rsid w:val="008B6ABA"/>
    <w:rsid w:val="008B6DBB"/>
    <w:rsid w:val="008C69C8"/>
    <w:rsid w:val="008D0A87"/>
    <w:rsid w:val="008D1A75"/>
    <w:rsid w:val="008D4C55"/>
    <w:rsid w:val="008E49CD"/>
    <w:rsid w:val="00901140"/>
    <w:rsid w:val="009033BF"/>
    <w:rsid w:val="00903EC7"/>
    <w:rsid w:val="0090484C"/>
    <w:rsid w:val="00912F37"/>
    <w:rsid w:val="00917E0F"/>
    <w:rsid w:val="00923130"/>
    <w:rsid w:val="009238D5"/>
    <w:rsid w:val="00925D7B"/>
    <w:rsid w:val="00926F45"/>
    <w:rsid w:val="00934B5D"/>
    <w:rsid w:val="00935C5D"/>
    <w:rsid w:val="00941495"/>
    <w:rsid w:val="00942335"/>
    <w:rsid w:val="00954727"/>
    <w:rsid w:val="00957847"/>
    <w:rsid w:val="00957FEE"/>
    <w:rsid w:val="00963AF5"/>
    <w:rsid w:val="00964013"/>
    <w:rsid w:val="00965297"/>
    <w:rsid w:val="00974570"/>
    <w:rsid w:val="00991874"/>
    <w:rsid w:val="00997CC9"/>
    <w:rsid w:val="009A0B05"/>
    <w:rsid w:val="009A11FA"/>
    <w:rsid w:val="009A12AA"/>
    <w:rsid w:val="009A1F0E"/>
    <w:rsid w:val="009B08F3"/>
    <w:rsid w:val="009B27E4"/>
    <w:rsid w:val="009B5D88"/>
    <w:rsid w:val="009C4579"/>
    <w:rsid w:val="009D090A"/>
    <w:rsid w:val="009D4D9D"/>
    <w:rsid w:val="009D7120"/>
    <w:rsid w:val="009E1801"/>
    <w:rsid w:val="009E31A5"/>
    <w:rsid w:val="009E6C7A"/>
    <w:rsid w:val="009F17DC"/>
    <w:rsid w:val="009F59BE"/>
    <w:rsid w:val="009F7CFD"/>
    <w:rsid w:val="00A02A43"/>
    <w:rsid w:val="00A03DAE"/>
    <w:rsid w:val="00A05F58"/>
    <w:rsid w:val="00A3184A"/>
    <w:rsid w:val="00A32FFF"/>
    <w:rsid w:val="00A330DB"/>
    <w:rsid w:val="00A3542E"/>
    <w:rsid w:val="00A42301"/>
    <w:rsid w:val="00A445A1"/>
    <w:rsid w:val="00A47AFC"/>
    <w:rsid w:val="00A676B5"/>
    <w:rsid w:val="00A80854"/>
    <w:rsid w:val="00A829F4"/>
    <w:rsid w:val="00A82C41"/>
    <w:rsid w:val="00A92D45"/>
    <w:rsid w:val="00A93897"/>
    <w:rsid w:val="00A959C8"/>
    <w:rsid w:val="00A95EBC"/>
    <w:rsid w:val="00A96780"/>
    <w:rsid w:val="00AA018F"/>
    <w:rsid w:val="00AA38FD"/>
    <w:rsid w:val="00AC36A2"/>
    <w:rsid w:val="00AC7C71"/>
    <w:rsid w:val="00AD02CA"/>
    <w:rsid w:val="00AD339A"/>
    <w:rsid w:val="00AE2094"/>
    <w:rsid w:val="00AE4748"/>
    <w:rsid w:val="00AF2624"/>
    <w:rsid w:val="00AF5ADE"/>
    <w:rsid w:val="00AF5C89"/>
    <w:rsid w:val="00AF6071"/>
    <w:rsid w:val="00AF6245"/>
    <w:rsid w:val="00AF7799"/>
    <w:rsid w:val="00B0093A"/>
    <w:rsid w:val="00B03DBF"/>
    <w:rsid w:val="00B07319"/>
    <w:rsid w:val="00B10FE1"/>
    <w:rsid w:val="00B13825"/>
    <w:rsid w:val="00B15B37"/>
    <w:rsid w:val="00B25882"/>
    <w:rsid w:val="00B26BA8"/>
    <w:rsid w:val="00B3091A"/>
    <w:rsid w:val="00B369E1"/>
    <w:rsid w:val="00B57042"/>
    <w:rsid w:val="00B61105"/>
    <w:rsid w:val="00B7559F"/>
    <w:rsid w:val="00B82E6E"/>
    <w:rsid w:val="00B85241"/>
    <w:rsid w:val="00B85FEF"/>
    <w:rsid w:val="00B8772D"/>
    <w:rsid w:val="00B900EE"/>
    <w:rsid w:val="00B90580"/>
    <w:rsid w:val="00BB678A"/>
    <w:rsid w:val="00BC0D00"/>
    <w:rsid w:val="00BD30C2"/>
    <w:rsid w:val="00BD3CE5"/>
    <w:rsid w:val="00BE2A81"/>
    <w:rsid w:val="00BE50F8"/>
    <w:rsid w:val="00BE5C2E"/>
    <w:rsid w:val="00BE70B1"/>
    <w:rsid w:val="00BF152D"/>
    <w:rsid w:val="00BF42EB"/>
    <w:rsid w:val="00BF51B7"/>
    <w:rsid w:val="00C066D5"/>
    <w:rsid w:val="00C13B0E"/>
    <w:rsid w:val="00C1752F"/>
    <w:rsid w:val="00C20286"/>
    <w:rsid w:val="00C207A4"/>
    <w:rsid w:val="00C2775B"/>
    <w:rsid w:val="00C53FDB"/>
    <w:rsid w:val="00C54A09"/>
    <w:rsid w:val="00C62807"/>
    <w:rsid w:val="00C631D5"/>
    <w:rsid w:val="00C65DAE"/>
    <w:rsid w:val="00C676A8"/>
    <w:rsid w:val="00C71436"/>
    <w:rsid w:val="00C80BDA"/>
    <w:rsid w:val="00C826F2"/>
    <w:rsid w:val="00C8615B"/>
    <w:rsid w:val="00C92C9F"/>
    <w:rsid w:val="00CA3F0C"/>
    <w:rsid w:val="00CA6AA4"/>
    <w:rsid w:val="00CB19DC"/>
    <w:rsid w:val="00CB65B3"/>
    <w:rsid w:val="00CC2FF3"/>
    <w:rsid w:val="00CD060F"/>
    <w:rsid w:val="00CD7773"/>
    <w:rsid w:val="00CE1E4F"/>
    <w:rsid w:val="00CE25CF"/>
    <w:rsid w:val="00CE2EFE"/>
    <w:rsid w:val="00CE6377"/>
    <w:rsid w:val="00CF381B"/>
    <w:rsid w:val="00CF4D71"/>
    <w:rsid w:val="00CF535B"/>
    <w:rsid w:val="00D0011A"/>
    <w:rsid w:val="00D12FB0"/>
    <w:rsid w:val="00D14D97"/>
    <w:rsid w:val="00D2066E"/>
    <w:rsid w:val="00D21EE3"/>
    <w:rsid w:val="00D26B10"/>
    <w:rsid w:val="00D26DA0"/>
    <w:rsid w:val="00D27073"/>
    <w:rsid w:val="00D30362"/>
    <w:rsid w:val="00D34CA2"/>
    <w:rsid w:val="00D36574"/>
    <w:rsid w:val="00D41AEF"/>
    <w:rsid w:val="00D43B6C"/>
    <w:rsid w:val="00D45DC5"/>
    <w:rsid w:val="00D47747"/>
    <w:rsid w:val="00D50463"/>
    <w:rsid w:val="00D52837"/>
    <w:rsid w:val="00D52F74"/>
    <w:rsid w:val="00D57FA5"/>
    <w:rsid w:val="00D65ACC"/>
    <w:rsid w:val="00D65B68"/>
    <w:rsid w:val="00D67D32"/>
    <w:rsid w:val="00D76F7E"/>
    <w:rsid w:val="00D80860"/>
    <w:rsid w:val="00D83AC3"/>
    <w:rsid w:val="00D92281"/>
    <w:rsid w:val="00DA397D"/>
    <w:rsid w:val="00DC2891"/>
    <w:rsid w:val="00DC46B9"/>
    <w:rsid w:val="00DC5832"/>
    <w:rsid w:val="00DC6D87"/>
    <w:rsid w:val="00DC7554"/>
    <w:rsid w:val="00DD05F5"/>
    <w:rsid w:val="00DD194C"/>
    <w:rsid w:val="00DE119B"/>
    <w:rsid w:val="00DE2654"/>
    <w:rsid w:val="00DE45A3"/>
    <w:rsid w:val="00DE7742"/>
    <w:rsid w:val="00DE7E93"/>
    <w:rsid w:val="00DF0086"/>
    <w:rsid w:val="00DF00CD"/>
    <w:rsid w:val="00DF774C"/>
    <w:rsid w:val="00E01065"/>
    <w:rsid w:val="00E03961"/>
    <w:rsid w:val="00E03B8C"/>
    <w:rsid w:val="00E0514D"/>
    <w:rsid w:val="00E110C8"/>
    <w:rsid w:val="00E25ED6"/>
    <w:rsid w:val="00E26B45"/>
    <w:rsid w:val="00E413C4"/>
    <w:rsid w:val="00E5020B"/>
    <w:rsid w:val="00E60D9D"/>
    <w:rsid w:val="00E675F8"/>
    <w:rsid w:val="00E756C3"/>
    <w:rsid w:val="00E82057"/>
    <w:rsid w:val="00E82E68"/>
    <w:rsid w:val="00E91744"/>
    <w:rsid w:val="00E92D7D"/>
    <w:rsid w:val="00E92E2C"/>
    <w:rsid w:val="00E9412D"/>
    <w:rsid w:val="00E94488"/>
    <w:rsid w:val="00EA10BF"/>
    <w:rsid w:val="00EA1A29"/>
    <w:rsid w:val="00EA1CCF"/>
    <w:rsid w:val="00EA6F1A"/>
    <w:rsid w:val="00EA7881"/>
    <w:rsid w:val="00EB7224"/>
    <w:rsid w:val="00ED0E47"/>
    <w:rsid w:val="00ED79F7"/>
    <w:rsid w:val="00EE6BAB"/>
    <w:rsid w:val="00EF497E"/>
    <w:rsid w:val="00EF4FD7"/>
    <w:rsid w:val="00EF7440"/>
    <w:rsid w:val="00EF7622"/>
    <w:rsid w:val="00F002DA"/>
    <w:rsid w:val="00F05821"/>
    <w:rsid w:val="00F12A75"/>
    <w:rsid w:val="00F14E72"/>
    <w:rsid w:val="00F21CE5"/>
    <w:rsid w:val="00F277C7"/>
    <w:rsid w:val="00F33782"/>
    <w:rsid w:val="00F368A7"/>
    <w:rsid w:val="00F37E94"/>
    <w:rsid w:val="00F43645"/>
    <w:rsid w:val="00F44AA4"/>
    <w:rsid w:val="00F5741E"/>
    <w:rsid w:val="00F71225"/>
    <w:rsid w:val="00F72A6C"/>
    <w:rsid w:val="00F74049"/>
    <w:rsid w:val="00F76FB4"/>
    <w:rsid w:val="00F77841"/>
    <w:rsid w:val="00F83EC4"/>
    <w:rsid w:val="00FA2436"/>
    <w:rsid w:val="00FA56B9"/>
    <w:rsid w:val="00FA7029"/>
    <w:rsid w:val="00FA7621"/>
    <w:rsid w:val="00FB25C1"/>
    <w:rsid w:val="00FB2C9F"/>
    <w:rsid w:val="00FB7129"/>
    <w:rsid w:val="00FC55EF"/>
    <w:rsid w:val="00FD0010"/>
    <w:rsid w:val="00FD608B"/>
    <w:rsid w:val="00FE3CDE"/>
    <w:rsid w:val="00FE6F6C"/>
    <w:rsid w:val="00FF1EFF"/>
    <w:rsid w:val="00FF35B6"/>
    <w:rsid w:val="00FF45E3"/>
    <w:rsid w:val="00FF7833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89"/>
    <o:shapelayout v:ext="edit">
      <o:idmap v:ext="edit" data="2"/>
    </o:shapelayout>
  </w:shapeDefaults>
  <w:decimalSymbol w:val="."/>
  <w:listSeparator w:val=","/>
  <w14:docId w14:val="69B77B2A"/>
  <w15:chartTrackingRefBased/>
  <w15:docId w15:val="{D7041440-1DED-4E23-9079-9C5C3CFE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b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标题 1 1,head:1#,Head 1,EBI"/>
    <w:basedOn w:val="afb"/>
    <w:next w:val="afb"/>
    <w:qFormat/>
    <w:pPr>
      <w:keepNext/>
      <w:keepLines/>
      <w:numPr>
        <w:numId w:val="3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标题 1.1,编号标题2,21,22,23,24,25,211,221,231,26,212,222,232,27,213,223,233,28,214,224,234,241,251,2111,2211,2311,261,2121,2221,2321,271,2131,2231,2331,2 headline,h,headline,S&amp;R2,ERMH2,h2,head:2#,Head 2,EBI 2"/>
    <w:basedOn w:val="afb"/>
    <w:next w:val="afb"/>
    <w:qFormat/>
    <w:pPr>
      <w:keepNext/>
      <w:keepLines/>
      <w:numPr>
        <w:ilvl w:val="1"/>
        <w:numId w:val="3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3 bullet,b,2,head:3#,Head 3"/>
    <w:basedOn w:val="afb"/>
    <w:next w:val="afb"/>
    <w:qFormat/>
    <w:pPr>
      <w:keepNext/>
      <w:keepLines/>
      <w:numPr>
        <w:ilvl w:val="2"/>
        <w:numId w:val="3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4 dash,d,3,dash,head:4#,Head 4,标题1.1"/>
    <w:basedOn w:val="afb"/>
    <w:next w:val="afb"/>
    <w:qFormat/>
    <w:pPr>
      <w:keepNext/>
      <w:keepLines/>
      <w:numPr>
        <w:ilvl w:val="3"/>
        <w:numId w:val="3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aliases w:val="head:5#"/>
    <w:basedOn w:val="afb"/>
    <w:next w:val="afb"/>
    <w:qFormat/>
    <w:pPr>
      <w:keepNext/>
      <w:keepLines/>
      <w:numPr>
        <w:ilvl w:val="4"/>
        <w:numId w:val="3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b"/>
    <w:next w:val="afb"/>
    <w:qFormat/>
    <w:pPr>
      <w:keepNext/>
      <w:keepLines/>
      <w:numPr>
        <w:ilvl w:val="5"/>
        <w:numId w:val="3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b"/>
    <w:next w:val="afb"/>
    <w:qFormat/>
    <w:pPr>
      <w:keepNext/>
      <w:keepLines/>
      <w:numPr>
        <w:ilvl w:val="6"/>
        <w:numId w:val="3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b"/>
    <w:next w:val="afb"/>
    <w:qFormat/>
    <w:pPr>
      <w:keepNext/>
      <w:keepLines/>
      <w:numPr>
        <w:ilvl w:val="7"/>
        <w:numId w:val="3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b"/>
    <w:next w:val="afb"/>
    <w:qFormat/>
    <w:pPr>
      <w:keepNext/>
      <w:keepLines/>
      <w:numPr>
        <w:ilvl w:val="8"/>
        <w:numId w:val="3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c">
    <w:name w:val="Default Paragraph Font"/>
    <w:semiHidden/>
  </w:style>
  <w:style w:type="table" w:default="1" w:styleId="afd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e">
    <w:name w:val="No List"/>
    <w:semiHidden/>
  </w:style>
  <w:style w:type="character" w:styleId="HTML">
    <w:name w:val="HTML Code"/>
    <w:rPr>
      <w:rFonts w:ascii="Courier New" w:hAnsi="Courier New"/>
      <w:sz w:val="20"/>
      <w:szCs w:val="20"/>
    </w:rPr>
  </w:style>
  <w:style w:type="character" w:styleId="HTML0">
    <w:name w:val="HTML Variable"/>
    <w:rPr>
      <w:i/>
      <w:iCs/>
    </w:rPr>
  </w:style>
  <w:style w:type="character" w:styleId="HTML1">
    <w:name w:val="HTML Typewriter"/>
    <w:rPr>
      <w:rFonts w:ascii="Courier New" w:hAnsi="Courier New"/>
      <w:sz w:val="20"/>
      <w:szCs w:val="20"/>
    </w:rPr>
  </w:style>
  <w:style w:type="paragraph" w:styleId="HTML2">
    <w:name w:val="HTML Address"/>
    <w:basedOn w:val="afb"/>
    <w:rPr>
      <w:i/>
      <w:iCs/>
    </w:rPr>
  </w:style>
  <w:style w:type="character" w:styleId="HTML3">
    <w:name w:val="HTML Definition"/>
    <w:rPr>
      <w:i/>
      <w:iCs/>
    </w:rPr>
  </w:style>
  <w:style w:type="character" w:styleId="HTML4">
    <w:name w:val="HTML Keyboard"/>
    <w:rPr>
      <w:rFonts w:ascii="Courier New" w:hAnsi="Courier New"/>
      <w:sz w:val="20"/>
      <w:szCs w:val="20"/>
    </w:rPr>
  </w:style>
  <w:style w:type="character" w:styleId="HTML5">
    <w:name w:val="HTML Acronym"/>
    <w:basedOn w:val="afc"/>
  </w:style>
  <w:style w:type="character" w:styleId="HTML6">
    <w:name w:val="HTML Sample"/>
    <w:rPr>
      <w:rFonts w:ascii="Courier New" w:hAnsi="Courier New"/>
    </w:rPr>
  </w:style>
  <w:style w:type="paragraph" w:styleId="HTML7">
    <w:name w:val="HTML Preformatted"/>
    <w:basedOn w:val="afb"/>
    <w:rPr>
      <w:rFonts w:ascii="Courier New" w:hAnsi="Courier New" w:cs="Courier New"/>
      <w:sz w:val="20"/>
      <w:szCs w:val="20"/>
    </w:rPr>
  </w:style>
  <w:style w:type="character" w:styleId="HTML8">
    <w:name w:val="HTML Cite"/>
    <w:rPr>
      <w:i/>
      <w:iCs/>
    </w:rPr>
  </w:style>
  <w:style w:type="paragraph" w:styleId="aff">
    <w:name w:val="Title"/>
    <w:basedOn w:val="afb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f0">
    <w:name w:val="标准标志"/>
    <w:next w:val="afb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b/>
      <w:w w:val="130"/>
      <w:sz w:val="96"/>
    </w:rPr>
  </w:style>
  <w:style w:type="paragraph" w:customStyle="1" w:styleId="aff1">
    <w:name w:val="标准称谓"/>
    <w:next w:val="afb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52"/>
    </w:rPr>
  </w:style>
  <w:style w:type="paragraph" w:customStyle="1" w:styleId="aff2">
    <w:name w:val="标准书脚_偶数页"/>
    <w:pPr>
      <w:spacing w:before="120"/>
    </w:pPr>
    <w:rPr>
      <w:sz w:val="18"/>
    </w:rPr>
  </w:style>
  <w:style w:type="paragraph" w:customStyle="1" w:styleId="aff3">
    <w:name w:val="标准书脚_奇数页"/>
    <w:pPr>
      <w:spacing w:before="120"/>
      <w:jc w:val="right"/>
    </w:pPr>
    <w:rPr>
      <w:sz w:val="18"/>
    </w:rPr>
  </w:style>
  <w:style w:type="paragraph" w:customStyle="1" w:styleId="aff4">
    <w:name w:val="标准书眉_奇数页"/>
    <w:next w:val="afb"/>
    <w:pPr>
      <w:tabs>
        <w:tab w:val="center" w:pos="4154"/>
        <w:tab w:val="right" w:pos="8306"/>
      </w:tabs>
      <w:spacing w:after="120"/>
      <w:jc w:val="right"/>
    </w:pPr>
    <w:rPr>
      <w:noProof/>
      <w:sz w:val="21"/>
    </w:rPr>
  </w:style>
  <w:style w:type="paragraph" w:customStyle="1" w:styleId="aff5">
    <w:name w:val="标准书眉_偶数页"/>
    <w:basedOn w:val="aff4"/>
    <w:next w:val="afb"/>
    <w:pPr>
      <w:jc w:val="left"/>
    </w:pPr>
  </w:style>
  <w:style w:type="paragraph" w:customStyle="1" w:styleId="aff6">
    <w:name w:val="标准书眉一"/>
    <w:pPr>
      <w:jc w:val="both"/>
    </w:pPr>
  </w:style>
  <w:style w:type="paragraph" w:customStyle="1" w:styleId="af2">
    <w:name w:val="前言、引言标题"/>
    <w:next w:val="afb"/>
    <w:link w:val="Char"/>
    <w:pPr>
      <w:numPr>
        <w:numId w:val="6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7">
    <w:name w:val="参考文献、索引标题"/>
    <w:basedOn w:val="af2"/>
    <w:next w:val="afb"/>
    <w:pPr>
      <w:numPr>
        <w:numId w:val="0"/>
      </w:numPr>
      <w:spacing w:after="200"/>
    </w:pPr>
    <w:rPr>
      <w:sz w:val="21"/>
    </w:rPr>
  </w:style>
  <w:style w:type="character" w:styleId="aff8">
    <w:name w:val="Hyperlink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9">
    <w:name w:val="段"/>
    <w:link w:val="Char0"/>
    <w:pPr>
      <w:autoSpaceDE w:val="0"/>
      <w:autoSpaceDN w:val="0"/>
      <w:ind w:firstLineChars="200" w:firstLine="200"/>
      <w:jc w:val="both"/>
    </w:pPr>
    <w:rPr>
      <w:rFonts w:ascii="宋体"/>
      <w:noProof/>
      <w:sz w:val="21"/>
    </w:rPr>
  </w:style>
  <w:style w:type="paragraph" w:customStyle="1" w:styleId="af3">
    <w:name w:val="章标题"/>
    <w:next w:val="aff9"/>
    <w:pPr>
      <w:numPr>
        <w:ilvl w:val="1"/>
        <w:numId w:val="7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ffa">
    <w:name w:val="一级条标题"/>
    <w:basedOn w:val="af3"/>
    <w:next w:val="aff9"/>
    <w:link w:val="Char1"/>
    <w:pPr>
      <w:numPr>
        <w:ilvl w:val="2"/>
        <w:numId w:val="8"/>
      </w:numPr>
      <w:spacing w:beforeLines="0" w:before="0" w:afterLines="0" w:after="0"/>
      <w:outlineLvl w:val="2"/>
    </w:pPr>
  </w:style>
  <w:style w:type="paragraph" w:customStyle="1" w:styleId="af5">
    <w:name w:val="二级条标题"/>
    <w:basedOn w:val="affa"/>
    <w:next w:val="aff9"/>
    <w:pPr>
      <w:numPr>
        <w:ilvl w:val="3"/>
        <w:numId w:val="9"/>
      </w:numPr>
      <w:outlineLvl w:val="3"/>
    </w:pPr>
  </w:style>
  <w:style w:type="paragraph" w:customStyle="1" w:styleId="a0">
    <w:name w:val="二级无标题条"/>
    <w:basedOn w:val="afb"/>
    <w:pPr>
      <w:numPr>
        <w:ilvl w:val="3"/>
        <w:numId w:val="1"/>
      </w:numPr>
    </w:pPr>
  </w:style>
  <w:style w:type="character" w:customStyle="1" w:styleId="affb">
    <w:name w:val="发布"/>
    <w:rPr>
      <w:rFonts w:ascii="黑体" w:eastAsia="黑体"/>
      <w:spacing w:val="22"/>
      <w:w w:val="100"/>
      <w:position w:val="3"/>
      <w:sz w:val="28"/>
    </w:rPr>
  </w:style>
  <w:style w:type="paragraph" w:customStyle="1" w:styleId="affc">
    <w:name w:val="发布部门"/>
    <w:next w:val="aff9"/>
    <w:pPr>
      <w:framePr w:w="7433" w:h="585" w:hRule="exact" w:hSpace="180" w:vSpace="180" w:wrap="around" w:hAnchor="margin" w:xAlign="center" w:y="14401" w:anchorLock="1"/>
      <w:jc w:val="center"/>
    </w:pPr>
    <w:rPr>
      <w:rFonts w:ascii="宋体"/>
      <w:b/>
      <w:spacing w:val="20"/>
      <w:w w:val="135"/>
      <w:sz w:val="36"/>
    </w:rPr>
  </w:style>
  <w:style w:type="paragraph" w:customStyle="1" w:styleId="affd">
    <w:name w:val="发布日期"/>
    <w:pPr>
      <w:framePr w:w="4000" w:h="473" w:hRule="exact" w:hSpace="180" w:vSpace="180" w:wrap="around" w:hAnchor="margin" w:y="13511" w:anchorLock="1"/>
    </w:pPr>
    <w:rPr>
      <w:rFonts w:eastAsia="黑体"/>
      <w:sz w:val="28"/>
    </w:rPr>
  </w:style>
  <w:style w:type="paragraph" w:customStyle="1" w:styleId="10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20">
    <w:name w:val="封面标准号2"/>
    <w:basedOn w:val="10"/>
    <w:pPr>
      <w:framePr w:w="9138" w:h="1244" w:hRule="exact" w:wrap="auto" w:vAnchor="page" w:hAnchor="margin" w:y="2908"/>
      <w:adjustRightInd w:val="0"/>
      <w:spacing w:before="357" w:line="280" w:lineRule="exact"/>
    </w:pPr>
  </w:style>
  <w:style w:type="paragraph" w:customStyle="1" w:styleId="affe">
    <w:name w:val="封面标准代替信息"/>
    <w:basedOn w:val="20"/>
    <w:pPr>
      <w:framePr w:wrap="auto"/>
      <w:spacing w:before="57"/>
    </w:pPr>
    <w:rPr>
      <w:rFonts w:ascii="宋体"/>
      <w:sz w:val="21"/>
    </w:rPr>
  </w:style>
  <w:style w:type="paragraph" w:customStyle="1" w:styleId="afff">
    <w:name w:val="封面标准名称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0">
    <w:name w:val="封面标准文稿编辑信息"/>
    <w:pPr>
      <w:spacing w:before="180" w:line="180" w:lineRule="exact"/>
      <w:jc w:val="center"/>
    </w:pPr>
    <w:rPr>
      <w:rFonts w:ascii="宋体"/>
      <w:sz w:val="21"/>
    </w:rPr>
  </w:style>
  <w:style w:type="paragraph" w:customStyle="1" w:styleId="afff1">
    <w:name w:val="封面标准文稿类别"/>
    <w:pPr>
      <w:spacing w:before="440" w:line="400" w:lineRule="exact"/>
      <w:jc w:val="center"/>
    </w:pPr>
    <w:rPr>
      <w:rFonts w:ascii="宋体"/>
      <w:sz w:val="24"/>
    </w:rPr>
  </w:style>
  <w:style w:type="paragraph" w:customStyle="1" w:styleId="afff2">
    <w:name w:val="封面标准英文名称"/>
    <w:pPr>
      <w:widowControl w:val="0"/>
      <w:spacing w:before="370" w:line="400" w:lineRule="exact"/>
      <w:jc w:val="center"/>
    </w:pPr>
    <w:rPr>
      <w:sz w:val="28"/>
    </w:rPr>
  </w:style>
  <w:style w:type="paragraph" w:customStyle="1" w:styleId="afff3">
    <w:name w:val="封面一致性程度标识"/>
    <w:pPr>
      <w:spacing w:before="440" w:line="400" w:lineRule="exact"/>
      <w:jc w:val="center"/>
    </w:pPr>
    <w:rPr>
      <w:rFonts w:ascii="宋体"/>
      <w:sz w:val="28"/>
    </w:rPr>
  </w:style>
  <w:style w:type="paragraph" w:customStyle="1" w:styleId="afff4">
    <w:name w:val="封面正文"/>
    <w:pPr>
      <w:jc w:val="both"/>
    </w:pPr>
  </w:style>
  <w:style w:type="paragraph" w:customStyle="1" w:styleId="ab">
    <w:name w:val="附录标识"/>
    <w:basedOn w:val="af2"/>
    <w:link w:val="Char2"/>
    <w:pPr>
      <w:numPr>
        <w:numId w:val="20"/>
      </w:numPr>
      <w:tabs>
        <w:tab w:val="left" w:pos="6405"/>
      </w:tabs>
      <w:spacing w:after="200"/>
    </w:pPr>
    <w:rPr>
      <w:sz w:val="21"/>
    </w:rPr>
  </w:style>
  <w:style w:type="paragraph" w:customStyle="1" w:styleId="afff5">
    <w:name w:val="附录表标题"/>
    <w:next w:val="aff9"/>
    <w:link w:val="Char3"/>
    <w:pPr>
      <w:jc w:val="center"/>
      <w:textAlignment w:val="baseline"/>
    </w:pPr>
    <w:rPr>
      <w:rFonts w:ascii="黑体" w:eastAsia="黑体"/>
      <w:kern w:val="21"/>
      <w:sz w:val="21"/>
    </w:rPr>
  </w:style>
  <w:style w:type="paragraph" w:customStyle="1" w:styleId="ac">
    <w:name w:val="附录章标题"/>
    <w:next w:val="aff9"/>
    <w:pPr>
      <w:numPr>
        <w:ilvl w:val="1"/>
        <w:numId w:val="21"/>
      </w:numPr>
      <w:wordWrap w:val="0"/>
      <w:overflowPunct w:val="0"/>
      <w:autoSpaceDE w:val="0"/>
      <w:spacing w:beforeLines="50" w:before="50" w:afterLines="50" w:after="5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d">
    <w:name w:val="附录一级条标题"/>
    <w:basedOn w:val="ac"/>
    <w:next w:val="aff9"/>
    <w:pPr>
      <w:numPr>
        <w:ilvl w:val="2"/>
        <w:numId w:val="22"/>
      </w:numPr>
      <w:autoSpaceDN w:val="0"/>
      <w:spacing w:beforeLines="0" w:before="0" w:afterLines="0" w:after="0"/>
      <w:outlineLvl w:val="2"/>
    </w:pPr>
  </w:style>
  <w:style w:type="paragraph" w:customStyle="1" w:styleId="ae">
    <w:name w:val="附录二级条标题"/>
    <w:basedOn w:val="ad"/>
    <w:next w:val="aff9"/>
    <w:pPr>
      <w:numPr>
        <w:ilvl w:val="3"/>
        <w:numId w:val="23"/>
      </w:numPr>
      <w:outlineLvl w:val="3"/>
    </w:pPr>
  </w:style>
  <w:style w:type="paragraph" w:customStyle="1" w:styleId="af">
    <w:name w:val="附录三级条标题"/>
    <w:basedOn w:val="ae"/>
    <w:next w:val="aff9"/>
    <w:pPr>
      <w:numPr>
        <w:ilvl w:val="4"/>
        <w:numId w:val="24"/>
      </w:numPr>
      <w:outlineLvl w:val="4"/>
    </w:pPr>
  </w:style>
  <w:style w:type="paragraph" w:customStyle="1" w:styleId="af0">
    <w:name w:val="附录四级条标题"/>
    <w:basedOn w:val="af"/>
    <w:next w:val="aff9"/>
    <w:pPr>
      <w:numPr>
        <w:ilvl w:val="5"/>
        <w:numId w:val="25"/>
      </w:numPr>
      <w:outlineLvl w:val="5"/>
    </w:pPr>
  </w:style>
  <w:style w:type="paragraph" w:customStyle="1" w:styleId="afff6">
    <w:name w:val="附录图标题"/>
    <w:next w:val="aff9"/>
    <w:link w:val="Char4"/>
    <w:pPr>
      <w:jc w:val="center"/>
    </w:pPr>
    <w:rPr>
      <w:rFonts w:ascii="黑体" w:eastAsia="黑体"/>
      <w:sz w:val="21"/>
    </w:rPr>
  </w:style>
  <w:style w:type="paragraph" w:customStyle="1" w:styleId="af1">
    <w:name w:val="附录五级条标题"/>
    <w:basedOn w:val="af0"/>
    <w:next w:val="aff9"/>
    <w:pPr>
      <w:numPr>
        <w:ilvl w:val="6"/>
        <w:numId w:val="26"/>
      </w:numPr>
      <w:outlineLvl w:val="6"/>
    </w:pPr>
  </w:style>
  <w:style w:type="character" w:customStyle="1" w:styleId="afff7">
    <w:name w:val="个人答复风格"/>
    <w:rPr>
      <w:rFonts w:ascii="Arial" w:eastAsia="宋体" w:hAnsi="Arial" w:cs="Arial"/>
      <w:color w:val="auto"/>
      <w:sz w:val="20"/>
    </w:rPr>
  </w:style>
  <w:style w:type="character" w:customStyle="1" w:styleId="afff8">
    <w:name w:val="个人撰写风格"/>
    <w:rPr>
      <w:rFonts w:ascii="Arial" w:eastAsia="宋体" w:hAnsi="Arial" w:cs="Arial"/>
      <w:color w:val="auto"/>
      <w:sz w:val="20"/>
    </w:rPr>
  </w:style>
  <w:style w:type="paragraph" w:styleId="afff9">
    <w:name w:val="footnote text"/>
    <w:basedOn w:val="afb"/>
    <w:semiHidden/>
    <w:pPr>
      <w:snapToGrid w:val="0"/>
      <w:jc w:val="left"/>
    </w:pPr>
    <w:rPr>
      <w:sz w:val="18"/>
      <w:szCs w:val="18"/>
    </w:rPr>
  </w:style>
  <w:style w:type="character" w:styleId="afffa">
    <w:name w:val="footnote reference"/>
    <w:semiHidden/>
    <w:rPr>
      <w:vertAlign w:val="superscript"/>
    </w:rPr>
  </w:style>
  <w:style w:type="paragraph" w:customStyle="1" w:styleId="afa">
    <w:name w:val="列项——"/>
    <w:pPr>
      <w:widowControl w:val="0"/>
      <w:numPr>
        <w:numId w:val="13"/>
      </w:numPr>
      <w:tabs>
        <w:tab w:val="clear" w:pos="1140"/>
        <w:tab w:val="num" w:pos="854"/>
      </w:tabs>
      <w:ind w:leftChars="200" w:hangingChars="200"/>
      <w:jc w:val="both"/>
    </w:pPr>
    <w:rPr>
      <w:rFonts w:ascii="宋体"/>
      <w:sz w:val="21"/>
    </w:rPr>
  </w:style>
  <w:style w:type="paragraph" w:customStyle="1" w:styleId="a5">
    <w:name w:val="列项·"/>
    <w:pPr>
      <w:numPr>
        <w:numId w:val="14"/>
      </w:numPr>
      <w:tabs>
        <w:tab w:val="clear" w:pos="1140"/>
        <w:tab w:val="left" w:pos="840"/>
      </w:tabs>
      <w:ind w:leftChars="200" w:left="840" w:hangingChars="200" w:hanging="420"/>
      <w:jc w:val="both"/>
    </w:pPr>
    <w:rPr>
      <w:rFonts w:ascii="宋体"/>
      <w:sz w:val="21"/>
    </w:rPr>
  </w:style>
  <w:style w:type="paragraph" w:customStyle="1" w:styleId="afffb">
    <w:name w:val="目次、标准名称标题"/>
    <w:basedOn w:val="af2"/>
    <w:next w:val="aff9"/>
    <w:pPr>
      <w:numPr>
        <w:numId w:val="0"/>
      </w:numPr>
      <w:spacing w:line="460" w:lineRule="exact"/>
    </w:pPr>
  </w:style>
  <w:style w:type="paragraph" w:customStyle="1" w:styleId="afffc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styleId="TOC1">
    <w:name w:val="toc 1"/>
    <w:autoRedefine/>
    <w:semiHidden/>
    <w:rsid w:val="00D67D32"/>
    <w:pPr>
      <w:spacing w:line="360" w:lineRule="auto"/>
      <w:jc w:val="both"/>
    </w:pPr>
    <w:rPr>
      <w:rFonts w:ascii="宋体"/>
      <w:sz w:val="24"/>
    </w:rPr>
  </w:style>
  <w:style w:type="paragraph" w:styleId="TOC2">
    <w:name w:val="toc 2"/>
    <w:basedOn w:val="TOC1"/>
    <w:autoRedefine/>
    <w:semiHidden/>
    <w:rPr>
      <w:noProof/>
    </w:rPr>
  </w:style>
  <w:style w:type="paragraph" w:styleId="TOC3">
    <w:name w:val="toc 3"/>
    <w:basedOn w:val="TOC2"/>
    <w:autoRedefine/>
    <w:semiHidden/>
  </w:style>
  <w:style w:type="paragraph" w:styleId="TOC4">
    <w:name w:val="toc 4"/>
    <w:basedOn w:val="TOC3"/>
    <w:autoRedefine/>
    <w:semiHidden/>
  </w:style>
  <w:style w:type="paragraph" w:styleId="TOC5">
    <w:name w:val="toc 5"/>
    <w:basedOn w:val="TOC4"/>
    <w:autoRedefine/>
    <w:semiHidden/>
  </w:style>
  <w:style w:type="paragraph" w:styleId="TOC6">
    <w:name w:val="toc 6"/>
    <w:basedOn w:val="TOC5"/>
    <w:autoRedefine/>
    <w:semiHidden/>
  </w:style>
  <w:style w:type="paragraph" w:styleId="TOC7">
    <w:name w:val="toc 7"/>
    <w:basedOn w:val="TOC6"/>
    <w:autoRedefine/>
    <w:semiHidden/>
  </w:style>
  <w:style w:type="paragraph" w:styleId="TOC8">
    <w:name w:val="toc 8"/>
    <w:basedOn w:val="TOC7"/>
    <w:autoRedefine/>
    <w:semiHidden/>
  </w:style>
  <w:style w:type="paragraph" w:styleId="TOC9">
    <w:name w:val="toc 9"/>
    <w:basedOn w:val="TOC8"/>
    <w:autoRedefine/>
    <w:semiHidden/>
  </w:style>
  <w:style w:type="paragraph" w:customStyle="1" w:styleId="afffd">
    <w:name w:val="其他标准称谓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e">
    <w:name w:val="其他发布部门"/>
    <w:basedOn w:val="affc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6">
    <w:name w:val="三级条标题"/>
    <w:basedOn w:val="af5"/>
    <w:next w:val="aff9"/>
    <w:pPr>
      <w:numPr>
        <w:ilvl w:val="4"/>
        <w:numId w:val="10"/>
      </w:numPr>
      <w:outlineLvl w:val="4"/>
    </w:pPr>
  </w:style>
  <w:style w:type="paragraph" w:customStyle="1" w:styleId="a1">
    <w:name w:val="三级无标题条"/>
    <w:basedOn w:val="afb"/>
    <w:pPr>
      <w:numPr>
        <w:ilvl w:val="4"/>
        <w:numId w:val="2"/>
      </w:numPr>
    </w:pPr>
  </w:style>
  <w:style w:type="paragraph" w:customStyle="1" w:styleId="affff">
    <w:name w:val="实施日期"/>
    <w:basedOn w:val="affd"/>
    <w:pPr>
      <w:framePr w:hSpace="0" w:wrap="around" w:xAlign="right"/>
      <w:jc w:val="right"/>
    </w:pPr>
  </w:style>
  <w:style w:type="paragraph" w:customStyle="1" w:styleId="a4">
    <w:name w:val="示例"/>
    <w:next w:val="aff9"/>
    <w:pPr>
      <w:numPr>
        <w:numId w:val="15"/>
      </w:numPr>
      <w:tabs>
        <w:tab w:val="clear" w:pos="1120"/>
        <w:tab w:val="num" w:pos="816"/>
      </w:tabs>
      <w:ind w:firstLineChars="233" w:firstLine="419"/>
      <w:jc w:val="both"/>
    </w:pPr>
    <w:rPr>
      <w:rFonts w:ascii="宋体"/>
      <w:sz w:val="18"/>
    </w:rPr>
  </w:style>
  <w:style w:type="paragraph" w:customStyle="1" w:styleId="affff0">
    <w:name w:val="数字编号列项（二级）"/>
    <w:pPr>
      <w:ind w:leftChars="400" w:left="1260" w:hangingChars="200" w:hanging="420"/>
      <w:jc w:val="both"/>
    </w:pPr>
    <w:rPr>
      <w:rFonts w:ascii="宋体"/>
      <w:sz w:val="21"/>
    </w:rPr>
  </w:style>
  <w:style w:type="paragraph" w:customStyle="1" w:styleId="af7">
    <w:name w:val="四级条标题"/>
    <w:basedOn w:val="af6"/>
    <w:next w:val="aff9"/>
    <w:pPr>
      <w:numPr>
        <w:ilvl w:val="5"/>
        <w:numId w:val="11"/>
      </w:numPr>
      <w:outlineLvl w:val="5"/>
    </w:pPr>
  </w:style>
  <w:style w:type="paragraph" w:customStyle="1" w:styleId="a2">
    <w:name w:val="四级无标题条"/>
    <w:basedOn w:val="afb"/>
    <w:pPr>
      <w:numPr>
        <w:ilvl w:val="5"/>
        <w:numId w:val="3"/>
      </w:numPr>
    </w:pPr>
  </w:style>
  <w:style w:type="paragraph" w:customStyle="1" w:styleId="affff1">
    <w:name w:val="条文脚注"/>
    <w:basedOn w:val="afff9"/>
    <w:pPr>
      <w:ind w:leftChars="200" w:left="780" w:hangingChars="200" w:hanging="360"/>
      <w:jc w:val="both"/>
    </w:pPr>
    <w:rPr>
      <w:rFonts w:ascii="宋体"/>
    </w:rPr>
  </w:style>
  <w:style w:type="paragraph" w:customStyle="1" w:styleId="affff2">
    <w:name w:val="图表脚注"/>
    <w:next w:val="aff9"/>
    <w:pPr>
      <w:ind w:leftChars="200" w:left="300" w:hangingChars="100" w:hanging="100"/>
      <w:jc w:val="both"/>
    </w:pPr>
    <w:rPr>
      <w:rFonts w:ascii="宋体"/>
      <w:sz w:val="18"/>
    </w:rPr>
  </w:style>
  <w:style w:type="paragraph" w:customStyle="1" w:styleId="affff3">
    <w:name w:val="文献分类号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paragraph" w:customStyle="1" w:styleId="affff4">
    <w:name w:val="无标题条"/>
    <w:next w:val="aff9"/>
    <w:pPr>
      <w:jc w:val="both"/>
    </w:pPr>
    <w:rPr>
      <w:sz w:val="21"/>
    </w:rPr>
  </w:style>
  <w:style w:type="paragraph" w:customStyle="1" w:styleId="af8">
    <w:name w:val="五级条标题"/>
    <w:basedOn w:val="af7"/>
    <w:next w:val="aff9"/>
    <w:pPr>
      <w:numPr>
        <w:ilvl w:val="6"/>
        <w:numId w:val="12"/>
      </w:numPr>
      <w:outlineLvl w:val="6"/>
    </w:pPr>
  </w:style>
  <w:style w:type="paragraph" w:customStyle="1" w:styleId="a3">
    <w:name w:val="五级无标题条"/>
    <w:basedOn w:val="afb"/>
    <w:pPr>
      <w:numPr>
        <w:ilvl w:val="6"/>
        <w:numId w:val="4"/>
      </w:numPr>
    </w:pPr>
  </w:style>
  <w:style w:type="paragraph" w:styleId="affff5">
    <w:name w:val="footer"/>
    <w:basedOn w:val="afb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character" w:styleId="affff6">
    <w:name w:val="page number"/>
    <w:rPr>
      <w:rFonts w:ascii="Times New Roman" w:eastAsia="宋体" w:hAnsi="Times New Roman"/>
      <w:sz w:val="18"/>
    </w:rPr>
  </w:style>
  <w:style w:type="paragraph" w:styleId="affff7">
    <w:name w:val="header"/>
    <w:basedOn w:val="a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">
    <w:name w:val="一级无标题条"/>
    <w:basedOn w:val="afb"/>
    <w:pPr>
      <w:numPr>
        <w:ilvl w:val="2"/>
        <w:numId w:val="5"/>
      </w:numPr>
    </w:pPr>
  </w:style>
  <w:style w:type="paragraph" w:customStyle="1" w:styleId="aa">
    <w:name w:val="正文表标题"/>
    <w:next w:val="aff9"/>
    <w:pPr>
      <w:numPr>
        <w:numId w:val="18"/>
      </w:numPr>
      <w:jc w:val="center"/>
    </w:pPr>
    <w:rPr>
      <w:rFonts w:ascii="黑体" w:eastAsia="黑体"/>
      <w:sz w:val="21"/>
    </w:rPr>
  </w:style>
  <w:style w:type="paragraph" w:customStyle="1" w:styleId="a8">
    <w:name w:val="正文图标题"/>
    <w:next w:val="aff9"/>
    <w:pPr>
      <w:numPr>
        <w:numId w:val="19"/>
      </w:numPr>
      <w:jc w:val="center"/>
    </w:pPr>
    <w:rPr>
      <w:rFonts w:ascii="黑体" w:eastAsia="黑体"/>
      <w:sz w:val="21"/>
    </w:rPr>
  </w:style>
  <w:style w:type="paragraph" w:customStyle="1" w:styleId="af9">
    <w:name w:val="注："/>
    <w:next w:val="aff9"/>
    <w:pPr>
      <w:widowControl w:val="0"/>
      <w:numPr>
        <w:numId w:val="16"/>
      </w:numPr>
      <w:tabs>
        <w:tab w:val="clear" w:pos="114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7">
    <w:name w:val="注×："/>
    <w:pPr>
      <w:widowControl w:val="0"/>
      <w:numPr>
        <w:numId w:val="17"/>
      </w:numPr>
      <w:tabs>
        <w:tab w:val="clear" w:pos="900"/>
        <w:tab w:val="left" w:pos="63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ffff8">
    <w:name w:val="字母编号列项（一级）"/>
    <w:pPr>
      <w:ind w:leftChars="200" w:left="840" w:hangingChars="200" w:hanging="420"/>
      <w:jc w:val="both"/>
    </w:pPr>
    <w:rPr>
      <w:rFonts w:ascii="宋体"/>
      <w:sz w:val="21"/>
    </w:rPr>
  </w:style>
  <w:style w:type="paragraph" w:styleId="affff9">
    <w:name w:val="Body Text Indent"/>
    <w:basedOn w:val="afb"/>
    <w:pPr>
      <w:widowControl/>
      <w:spacing w:line="400" w:lineRule="exact"/>
      <w:ind w:firstLine="600"/>
      <w:jc w:val="left"/>
    </w:pPr>
    <w:rPr>
      <w:rFonts w:ascii="楷体_GB2312" w:eastAsia="楷体_GB2312"/>
      <w:kern w:val="0"/>
      <w:sz w:val="28"/>
      <w:szCs w:val="20"/>
    </w:rPr>
  </w:style>
  <w:style w:type="paragraph" w:customStyle="1" w:styleId="affffa">
    <w:name w:val="列项——（一级）"/>
    <w:pPr>
      <w:widowControl w:val="0"/>
      <w:tabs>
        <w:tab w:val="num" w:pos="854"/>
      </w:tabs>
      <w:ind w:leftChars="200" w:left="840" w:hangingChars="200" w:hanging="420"/>
      <w:jc w:val="both"/>
    </w:pPr>
    <w:rPr>
      <w:rFonts w:ascii="宋体"/>
      <w:sz w:val="21"/>
    </w:rPr>
  </w:style>
  <w:style w:type="paragraph" w:customStyle="1" w:styleId="a9">
    <w:name w:val="列项●（二级）"/>
    <w:pPr>
      <w:numPr>
        <w:numId w:val="27"/>
      </w:numPr>
      <w:tabs>
        <w:tab w:val="left" w:pos="840"/>
      </w:tabs>
      <w:ind w:leftChars="400" w:left="600" w:hangingChars="200" w:hanging="200"/>
      <w:jc w:val="both"/>
    </w:pPr>
    <w:rPr>
      <w:rFonts w:ascii="宋体"/>
      <w:sz w:val="21"/>
    </w:rPr>
  </w:style>
  <w:style w:type="paragraph" w:customStyle="1" w:styleId="a6">
    <w:name w:val="列项◆（三级）"/>
    <w:pPr>
      <w:numPr>
        <w:numId w:val="28"/>
      </w:numPr>
      <w:ind w:leftChars="600" w:left="800" w:hangingChars="200" w:hanging="200"/>
    </w:pPr>
    <w:rPr>
      <w:rFonts w:ascii="宋体"/>
      <w:sz w:val="21"/>
    </w:rPr>
  </w:style>
  <w:style w:type="paragraph" w:customStyle="1" w:styleId="affffb">
    <w:name w:val="编号列项（三级）"/>
    <w:pPr>
      <w:ind w:leftChars="600" w:left="800" w:hangingChars="200" w:hanging="200"/>
    </w:pPr>
    <w:rPr>
      <w:rFonts w:ascii="宋体"/>
      <w:sz w:val="21"/>
    </w:rPr>
  </w:style>
  <w:style w:type="paragraph" w:customStyle="1" w:styleId="11">
    <w:name w:val="样式1"/>
    <w:basedOn w:val="affff7"/>
    <w:pPr>
      <w:framePr w:wrap="notBeside" w:vAnchor="text" w:hAnchor="text" w:y="1"/>
      <w:pBdr>
        <w:bottom w:val="single" w:sz="18" w:space="1" w:color="auto"/>
      </w:pBdr>
    </w:pPr>
    <w:rPr>
      <w:kern w:val="0"/>
    </w:rPr>
  </w:style>
  <w:style w:type="paragraph" w:styleId="affffc">
    <w:name w:val="Normal Indent"/>
    <w:aliases w:val="ind:txt,identication,图表,表正文,正文非缩进,Paragraph2,Paragraph3,Paragraph4,Paragraph5,Paragraph6,特点"/>
    <w:basedOn w:val="afb"/>
    <w:pPr>
      <w:tabs>
        <w:tab w:val="left" w:pos="1512"/>
      </w:tabs>
      <w:spacing w:before="60" w:after="120"/>
      <w:ind w:left="1512"/>
      <w:jc w:val="left"/>
    </w:pPr>
    <w:rPr>
      <w:rFonts w:ascii="宋体" w:hAnsi="宋体"/>
      <w:sz w:val="22"/>
      <w:szCs w:val="20"/>
    </w:rPr>
  </w:style>
  <w:style w:type="paragraph" w:customStyle="1" w:styleId="affffd">
    <w:name w:val="表格样式"/>
    <w:basedOn w:val="affffe"/>
    <w:pPr>
      <w:spacing w:after="0" w:line="360" w:lineRule="auto"/>
      <w:jc w:val="center"/>
    </w:pPr>
    <w:rPr>
      <w:rFonts w:ascii="新宋体"/>
      <w:sz w:val="24"/>
      <w:szCs w:val="20"/>
    </w:rPr>
  </w:style>
  <w:style w:type="paragraph" w:styleId="affffe">
    <w:name w:val="Body Text"/>
    <w:basedOn w:val="afb"/>
    <w:pPr>
      <w:spacing w:after="120"/>
    </w:pPr>
  </w:style>
  <w:style w:type="paragraph" w:customStyle="1" w:styleId="b">
    <w:name w:val="样式b"/>
    <w:basedOn w:val="afb"/>
    <w:pPr>
      <w:numPr>
        <w:numId w:val="29"/>
      </w:numPr>
      <w:spacing w:line="360" w:lineRule="auto"/>
    </w:pPr>
    <w:rPr>
      <w:b/>
      <w:sz w:val="24"/>
    </w:rPr>
  </w:style>
  <w:style w:type="paragraph" w:customStyle="1" w:styleId="700">
    <w:name w:val="样式700"/>
    <w:basedOn w:val="afb"/>
    <w:pPr>
      <w:numPr>
        <w:ilvl w:val="1"/>
        <w:numId w:val="30"/>
      </w:numPr>
    </w:pPr>
  </w:style>
  <w:style w:type="paragraph" w:styleId="afffff">
    <w:name w:val="toa heading"/>
    <w:basedOn w:val="afb"/>
    <w:next w:val="afb"/>
    <w:semiHidden/>
    <w:pPr>
      <w:spacing w:before="120"/>
    </w:pPr>
    <w:rPr>
      <w:rFonts w:ascii="Arial" w:hAnsi="Arial" w:cs="Arial"/>
      <w:sz w:val="24"/>
    </w:rPr>
  </w:style>
  <w:style w:type="paragraph" w:styleId="afffff0">
    <w:name w:val="Date"/>
    <w:basedOn w:val="afb"/>
    <w:next w:val="afb"/>
    <w:pPr>
      <w:ind w:leftChars="2500" w:left="100"/>
    </w:pPr>
    <w:rPr>
      <w:rFonts w:ascii="黑体" w:eastAsia="黑体" w:hAnsi="宋体"/>
      <w:kern w:val="0"/>
      <w:sz w:val="24"/>
      <w:szCs w:val="20"/>
    </w:rPr>
  </w:style>
  <w:style w:type="paragraph" w:customStyle="1" w:styleId="CharCharCharCharChar">
    <w:name w:val=" Char Char Char Char Char"/>
    <w:basedOn w:val="afb"/>
    <w:rsid w:val="00434428"/>
    <w:pPr>
      <w:ind w:firstLineChars="150" w:firstLine="360"/>
    </w:pPr>
    <w:rPr>
      <w:rFonts w:ascii="Tahoma" w:hAnsi="Tahoma"/>
      <w:sz w:val="24"/>
      <w:szCs w:val="20"/>
    </w:rPr>
  </w:style>
  <w:style w:type="table" w:styleId="afffff1">
    <w:name w:val="Table Grid"/>
    <w:basedOn w:val="afd"/>
    <w:rsid w:val="00102D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段 Char"/>
    <w:link w:val="aff9"/>
    <w:rsid w:val="00143908"/>
    <w:rPr>
      <w:rFonts w:ascii="宋体" w:eastAsia="宋体"/>
      <w:noProof/>
      <w:sz w:val="21"/>
      <w:lang w:val="en-US" w:eastAsia="zh-CN" w:bidi="ar-SA"/>
    </w:rPr>
  </w:style>
  <w:style w:type="paragraph" w:customStyle="1" w:styleId="af4">
    <w:name w:val="二级无"/>
    <w:basedOn w:val="af5"/>
    <w:rsid w:val="003323E5"/>
    <w:pPr>
      <w:numPr>
        <w:ilvl w:val="2"/>
        <w:numId w:val="7"/>
      </w:numPr>
      <w:jc w:val="left"/>
    </w:pPr>
    <w:rPr>
      <w:rFonts w:ascii="宋体" w:eastAsia="宋体"/>
      <w:szCs w:val="21"/>
    </w:rPr>
  </w:style>
  <w:style w:type="paragraph" w:customStyle="1" w:styleId="afffff2">
    <w:name w:val="终结线"/>
    <w:basedOn w:val="afb"/>
    <w:rsid w:val="003323E5"/>
    <w:pPr>
      <w:framePr w:hSpace="181" w:vSpace="181" w:wrap="around" w:vAnchor="text" w:hAnchor="margin" w:xAlign="center" w:y="285"/>
    </w:pPr>
  </w:style>
  <w:style w:type="character" w:customStyle="1" w:styleId="Char1">
    <w:name w:val="一级条标题 Char"/>
    <w:link w:val="affa"/>
    <w:rsid w:val="003323E5"/>
    <w:rPr>
      <w:rFonts w:ascii="黑体" w:eastAsia="黑体"/>
      <w:sz w:val="21"/>
      <w:lang w:val="en-US" w:eastAsia="zh-CN" w:bidi="ar-SA"/>
    </w:rPr>
  </w:style>
  <w:style w:type="paragraph" w:customStyle="1" w:styleId="ParaChar">
    <w:name w:val="默认段落字体 Para Char"/>
    <w:basedOn w:val="afb"/>
    <w:rsid w:val="003323E5"/>
    <w:pPr>
      <w:spacing w:beforeLines="50" w:afterLines="50"/>
    </w:pPr>
    <w:rPr>
      <w:rFonts w:ascii="Tahoma" w:hAnsi="Tahoma"/>
      <w:sz w:val="24"/>
      <w:szCs w:val="20"/>
    </w:rPr>
  </w:style>
  <w:style w:type="character" w:customStyle="1" w:styleId="Char3">
    <w:name w:val="附录表标题 Char"/>
    <w:link w:val="afff5"/>
    <w:rsid w:val="00F12A75"/>
    <w:rPr>
      <w:rFonts w:ascii="黑体" w:eastAsia="黑体"/>
      <w:kern w:val="21"/>
      <w:sz w:val="21"/>
      <w:lang w:val="en-US" w:eastAsia="zh-CN" w:bidi="ar-SA"/>
    </w:rPr>
  </w:style>
  <w:style w:type="character" w:customStyle="1" w:styleId="Char">
    <w:name w:val="前言、引言标题 Char"/>
    <w:link w:val="af2"/>
    <w:rsid w:val="00F12A75"/>
    <w:rPr>
      <w:rFonts w:ascii="黑体" w:eastAsia="黑体"/>
      <w:sz w:val="32"/>
      <w:lang w:val="en-US" w:eastAsia="zh-CN" w:bidi="ar-SA"/>
    </w:rPr>
  </w:style>
  <w:style w:type="character" w:customStyle="1" w:styleId="Char2">
    <w:name w:val="附录标识 Char"/>
    <w:link w:val="ab"/>
    <w:rsid w:val="00F12A75"/>
    <w:rPr>
      <w:rFonts w:ascii="黑体" w:eastAsia="黑体"/>
      <w:sz w:val="21"/>
      <w:lang w:val="en-US" w:eastAsia="zh-CN" w:bidi="ar-SA"/>
    </w:rPr>
  </w:style>
  <w:style w:type="character" w:customStyle="1" w:styleId="Char4">
    <w:name w:val="附录图标题 Char"/>
    <w:link w:val="afff6"/>
    <w:rsid w:val="001B0DB6"/>
    <w:rPr>
      <w:rFonts w:ascii="黑体" w:eastAsia="黑体"/>
      <w:sz w:val="21"/>
      <w:lang w:val="en-US" w:eastAsia="zh-CN" w:bidi="ar-SA"/>
    </w:rPr>
  </w:style>
  <w:style w:type="paragraph" w:styleId="afffff3">
    <w:name w:val="Balloon Text"/>
    <w:basedOn w:val="afb"/>
    <w:semiHidden/>
    <w:rsid w:val="003504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image" Target="media/image2.emf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oleObject" Target="embeddings/Microsoft_Visio_2003-2010_Drawing.vsd"/><Relationship Id="rId2" Type="http://schemas.openxmlformats.org/officeDocument/2006/relationships/styles" Target="styles.xml"/><Relationship Id="rId16" Type="http://schemas.openxmlformats.org/officeDocument/2006/relationships/image" Target="media/image1.emf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oleObject" Target="embeddings/Microsoft_Visio_2003-2010_Drawing1.vsd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TDS\Tds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Tds.dot</Template>
  <TotalTime>0</TotalTime>
  <Pages>13</Pages>
  <Words>2637</Words>
  <Characters>3139</Characters>
  <Application>Microsoft Office Word</Application>
  <DocSecurity>0</DocSecurity>
  <Lines>1046</Lines>
  <Paragraphs>360</Paragraphs>
  <ScaleCrop>false</ScaleCrop>
  <Company>中国标准研究中心</Company>
  <LinksUpToDate>false</LinksUpToDate>
  <CharactersWithSpaces>5416</CharactersWithSpaces>
  <SharedDoc>false</SharedDoc>
  <HLinks>
    <vt:vector size="78" baseType="variant"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_Toc273342095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_Toc273342094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_Toc273342093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_Toc273342092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_Toc273342091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_Toc273342090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_Toc273342089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_Toc273342088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_Toc273342087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_Toc273342086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_Toc273342085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_Toc273342084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_Toc273342082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subject/>
  <dc:creator>myyz</dc:creator>
  <cp:keywords/>
  <dc:description/>
  <cp:lastModifiedBy>Lijie Feng</cp:lastModifiedBy>
  <cp:revision>2</cp:revision>
  <cp:lastPrinted>2011-01-10T06:54:00Z</cp:lastPrinted>
  <dcterms:created xsi:type="dcterms:W3CDTF">2025-11-04T11:47:00Z</dcterms:created>
  <dcterms:modified xsi:type="dcterms:W3CDTF">2025-11-04T11:47:00Z</dcterms:modified>
</cp:coreProperties>
</file>